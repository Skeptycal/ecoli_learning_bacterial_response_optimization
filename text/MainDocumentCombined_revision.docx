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t>Abstract</w:t>
      </w:r>
      <w:r w:rsidRPr="00AE7326">
        <w:rPr>
          <w:rFonts w:ascii="Helvetica" w:eastAsia="MS Gothic" w:hAnsi="Helvetica"/>
          <w:b/>
          <w:bCs/>
          <w:sz w:val="36"/>
          <w:szCs w:val="36"/>
        </w:rPr>
        <w:tab/>
      </w:r>
    </w:p>
    <w:p w14:paraId="22650AFD" w14:textId="272BE2F5" w:rsidR="00153A99" w:rsidRPr="00CF5836" w:rsidRDefault="00CF5836" w:rsidP="00CF5836">
      <w:pPr>
        <w:spacing w:line="360" w:lineRule="auto"/>
        <w:rPr>
          <w:rFonts w:ascii="Helvetica" w:eastAsia="MS Mincho" w:hAnsi="Helvetica"/>
        </w:rPr>
      </w:pPr>
      <w:r w:rsidRPr="00CF5836">
        <w:rPr>
          <w:rFonts w:ascii="Helvetica" w:eastAsia="MS Mincho" w:hAnsi="Helvetica"/>
        </w:rPr>
        <w:t xml:space="preserve">Cells respond to changing nutrient availability and external stresses by altering the expression of individual genes. Condition-specific gene expression patterns may </w:t>
      </w:r>
      <w:r w:rsidR="00713369">
        <w:rPr>
          <w:rFonts w:ascii="Helvetica" w:eastAsia="MS Mincho" w:hAnsi="Helvetica"/>
        </w:rPr>
        <w:t xml:space="preserve">thus </w:t>
      </w:r>
      <w:r w:rsidRPr="00CF5836">
        <w:rPr>
          <w:rFonts w:ascii="Helvetica" w:eastAsia="MS Mincho" w:hAnsi="Helvetica"/>
        </w:rPr>
        <w:t xml:space="preserve">provide a promising and low-cost route to quantifying the presence of various small molecules, toxins, or species-interactions in natural environments. However, </w:t>
      </w:r>
      <w:r w:rsidR="0015580B">
        <w:rPr>
          <w:rFonts w:ascii="Helvetica" w:eastAsia="MS Mincho" w:hAnsi="Helvetica"/>
        </w:rPr>
        <w:t xml:space="preserve">whether </w:t>
      </w:r>
      <w:r w:rsidRPr="00CF5836">
        <w:rPr>
          <w:rFonts w:ascii="Helvetica" w:eastAsia="MS Mincho" w:hAnsi="Helvetica"/>
        </w:rPr>
        <w:t>gen</w:t>
      </w:r>
      <w:r w:rsidR="0015580B">
        <w:rPr>
          <w:rFonts w:ascii="Helvetica" w:eastAsia="MS Mincho" w:hAnsi="Helvetica"/>
        </w:rPr>
        <w:t>e expression signatures alone can</w:t>
      </w:r>
      <w:r w:rsidRPr="00CF5836">
        <w:rPr>
          <w:rFonts w:ascii="Helvetica" w:eastAsia="MS Mincho" w:hAnsi="Helvetica"/>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i/>
        </w:rPr>
        <w:t>E. coli</w:t>
      </w:r>
      <w:r w:rsidRPr="00CF5836">
        <w:rPr>
          <w:rFonts w:ascii="Helvetica" w:eastAsia="MS Mincho" w:hAnsi="Helvetica"/>
        </w:rPr>
        <w:t xml:space="preserve"> transcript and protein abundances. We show that models are able to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rPr>
        <w:t>,</w:t>
      </w:r>
      <w:r w:rsidRPr="00CF5836">
        <w:rPr>
          <w:rFonts w:ascii="Helvetica" w:eastAsia="MS Mincho" w:hAnsi="Helvetica"/>
        </w:rPr>
        <w:t xml:space="preserve"> and </w:t>
      </w:r>
      <w:r w:rsidR="0015580B">
        <w:rPr>
          <w:rFonts w:ascii="Helvetica" w:eastAsia="MS Mincho" w:hAnsi="Helvetica"/>
        </w:rPr>
        <w:t xml:space="preserve">we </w:t>
      </w:r>
      <w:r w:rsidRPr="00CF5836">
        <w:rPr>
          <w:rFonts w:ascii="Helvetica" w:eastAsia="MS Mincho" w:hAnsi="Helvetica"/>
        </w:rPr>
        <w:t xml:space="preserve">show that </w:t>
      </w:r>
      <w:r w:rsidR="00713369">
        <w:rPr>
          <w:rFonts w:ascii="Helvetica" w:eastAsia="MS Mincho" w:hAnsi="Helvetica"/>
        </w:rPr>
        <w:t xml:space="preserve">measurements from </w:t>
      </w:r>
      <w:r w:rsidRPr="00CF5836">
        <w:rPr>
          <w:rFonts w:ascii="Helvetica" w:eastAsia="MS Mincho" w:hAnsi="Helvetica"/>
        </w:rPr>
        <w:t>stationary phase</w:t>
      </w:r>
      <w:r w:rsidR="00713369">
        <w:rPr>
          <w:rFonts w:ascii="Helvetica" w:eastAsia="MS Mincho" w:hAnsi="Helvetica"/>
        </w:rPr>
        <w:t xml:space="preserve"> cells typically provide less useful information for discriminating between conditions as compared to exponentially growing populations</w:t>
      </w:r>
      <w:r w:rsidRPr="00CF5836">
        <w:rPr>
          <w:rFonts w:ascii="Helvetica" w:eastAsia="MS Mincho" w:hAnsi="Helvetica"/>
        </w:rPr>
        <w:t xml:space="preserve">. </w:t>
      </w:r>
      <w:r w:rsidR="0015580B">
        <w:rPr>
          <w:rFonts w:ascii="Helvetica" w:eastAsia="MS Mincho" w:hAnsi="Helvetica"/>
        </w:rPr>
        <w:t>Nevertheless, w</w:t>
      </w:r>
      <w:r w:rsidRPr="00CF5836">
        <w:rPr>
          <w:rFonts w:ascii="Helvetica" w:eastAsia="MS Mincho" w:hAnsi="Helvetica"/>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lastRenderedPageBreak/>
        <w:t>Introduction</w:t>
      </w:r>
    </w:p>
    <w:p w14:paraId="5C787951" w14:textId="6B1EA250" w:rsidR="00713369" w:rsidRPr="00385473" w:rsidRDefault="009C42E1" w:rsidP="00713369">
      <w:pPr>
        <w:spacing w:line="360" w:lineRule="auto"/>
        <w:rPr>
          <w:rFonts w:ascii="Helvetica" w:hAnsi="Helvetica"/>
          <w:color w:val="FF0000"/>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E64823">
        <w:rPr>
          <w:rFonts w:ascii="Helvetica" w:hAnsi="Helvetica"/>
        </w:rPr>
        <w:t>Individual</w:t>
      </w:r>
      <w:r w:rsidR="00593FE8">
        <w:rPr>
          <w:rFonts w:ascii="Helvetica" w:hAnsi="Helvetica"/>
        </w:rPr>
        <w:t xml:space="preserve"> </w:t>
      </w:r>
      <w:r w:rsidR="00310D74">
        <w:rPr>
          <w:rFonts w:ascii="Helvetica" w:hAnsi="Helvetica"/>
        </w:rPr>
        <w:t xml:space="preserve">environments </w:t>
      </w:r>
      <w:r w:rsidR="00873DD1">
        <w:rPr>
          <w:rFonts w:ascii="Helvetica" w:hAnsi="Helvetica"/>
        </w:rPr>
        <w:t xml:space="preserve">can </w:t>
      </w:r>
      <w:r w:rsidR="00E64823">
        <w:rPr>
          <w:rFonts w:ascii="Helvetica" w:hAnsi="Helvetica"/>
        </w:rPr>
        <w:t xml:space="preserve">also </w:t>
      </w:r>
      <w:r w:rsidR="00873DD1">
        <w:rPr>
          <w:rFonts w:ascii="Helvetica" w:hAnsi="Helvetica"/>
        </w:rPr>
        <w:t>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906D8D">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906D8D">
        <w:rPr>
          <w:rFonts w:ascii="Helvetica" w:hAnsi="Helvetica"/>
        </w:rPr>
        <w:t>[1,2]</w:t>
      </w:r>
      <w:r w:rsidR="00593FE8">
        <w:rPr>
          <w:rFonts w:ascii="Helvetica" w:hAnsi="Helvetica"/>
        </w:rPr>
        <w:fldChar w:fldCharType="end"/>
      </w:r>
      <w:r w:rsidR="00600684">
        <w:rPr>
          <w:rFonts w:ascii="Helvetica" w:hAnsi="Helvetica"/>
        </w:rPr>
        <w:t xml:space="preserve">. </w:t>
      </w:r>
      <w:r w:rsidR="00713369">
        <w:rPr>
          <w:rFonts w:ascii="Helvetica" w:hAnsi="Helvetica"/>
        </w:rPr>
        <w:t xml:space="preserve">To measure various properties of the environment, microbial cells can be engineered to act as biosensors via rational design of synthetic genetic circuits </w:t>
      </w:r>
      <w:r w:rsidR="00713369">
        <w:rPr>
          <w:rFonts w:ascii="Helvetica" w:hAnsi="Helvetica"/>
        </w:rPr>
        <w:fldChar w:fldCharType="begin"/>
      </w:r>
      <w:r w:rsidR="005E39D1">
        <w:rPr>
          <w:rFonts w:ascii="Helvetica" w:hAnsi="Helvetica"/>
        </w:rPr>
        <w:instrText xml:space="preserve"> ADDIN ZOTERO_ITEM CSL_CITATION {"citationID":"yhoG3Rim","properties":{"formattedCitation":"[3]","plainCitation":"[3]","noteIndex":0},"citationItems":[{"id":"LYPrkEGO/Q09eZ6F1","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sidR="00713369">
        <w:rPr>
          <w:rFonts w:ascii="Helvetica" w:hAnsi="Helvetica"/>
        </w:rPr>
        <w:fldChar w:fldCharType="separate"/>
      </w:r>
      <w:r w:rsidR="00906D8D">
        <w:rPr>
          <w:rFonts w:ascii="Helvetica" w:hAnsi="Helvetica"/>
        </w:rPr>
        <w:t>[3]</w:t>
      </w:r>
      <w:r w:rsidR="00713369">
        <w:rPr>
          <w:rFonts w:ascii="Helvetica" w:hAnsi="Helvetica"/>
        </w:rPr>
        <w:fldChar w:fldCharType="end"/>
      </w:r>
      <w:r w:rsidR="00713369">
        <w:rPr>
          <w:rFonts w:ascii="Helvetica" w:hAnsi="Helvetica"/>
        </w:rPr>
        <w:t xml:space="preserve">. </w:t>
      </w:r>
      <w:r w:rsidR="00713369" w:rsidRPr="00385473">
        <w:rPr>
          <w:rFonts w:ascii="Helvetica" w:hAnsi="Helvetica"/>
        </w:rPr>
        <w:t xml:space="preserve">In contrast to gold standard </w:t>
      </w:r>
      <w:r w:rsidR="00713369">
        <w:rPr>
          <w:rFonts w:ascii="Helvetica" w:hAnsi="Helvetica"/>
        </w:rPr>
        <w:t>approaches</w:t>
      </w:r>
      <w:r w:rsidR="00713369" w:rsidRPr="00385473">
        <w:rPr>
          <w:rFonts w:ascii="Helvetica" w:hAnsi="Helvetica"/>
        </w:rPr>
        <w:t xml:space="preserve"> that are comparatively labor intensive and expensive, microbial cells can be </w:t>
      </w:r>
      <w:r w:rsidR="00713369">
        <w:rPr>
          <w:rFonts w:ascii="Helvetica" w:hAnsi="Helvetica"/>
        </w:rPr>
        <w:t>engineered, for instance, to rapidly</w:t>
      </w:r>
      <w:r w:rsidR="00713369" w:rsidRPr="00385473">
        <w:rPr>
          <w:rFonts w:ascii="Helvetica" w:hAnsi="Helvetica"/>
        </w:rPr>
        <w:t xml:space="preserve"> screen for the presence of heavy metals in aquatic environments </w:t>
      </w:r>
      <w:r w:rsidR="00713369" w:rsidRPr="00385473">
        <w:rPr>
          <w:rFonts w:ascii="Helvetica" w:hAnsi="Helvetica"/>
        </w:rPr>
        <w:fldChar w:fldCharType="begin"/>
      </w:r>
      <w:r w:rsidR="00906D8D">
        <w:rPr>
          <w:rFonts w:ascii="Helvetica" w:hAnsi="Helvetica"/>
        </w:rPr>
        <w:instrText xml:space="preserve"> ADDIN ZOTERO_ITEM CSL_CITATION {"citationID":"3geyvDyf","properties":{"formattedCitation":"[4]","plainCitation":"[4]","noteIndex":0},"citationItems":[{"id":38,"uris":["http://zotero.org/users/local/WXskNUvk/items/QBGWIEFY"],"uri":["http://zotero.org/users/local/WXskNUvk/items/QBGWIEFY"],"itemData":{"id":38,"type":"article-journal","title":"Environmental Sensing of Heavy Metals Through Whole Cell Microbial Biosensors: A Synthetic Biology Approach","container-title":"ACS Synthetic Biology","page":"535-546","volume":"4","issue":"5","source":"Crossref","DOI":"10.1021/sb500286r","ISSN":"2161-5063, 2161-5063","shortTitle":"Environmental Sensing of Heavy Metals Through Whole Cell Microbial Biosensors","language":"en","author":[{"family":"Bereza-Malcolm","given":"Lara Tess"},{"family":"Mann","given":"Gülay"},{"family":"Franks","given":"Ashley Edwin"}],"issued":{"date-parts":[["2015",5,15]]}}}],"schema":"https://github.com/citation-style-language/schema/raw/master/csl-citation.json"} </w:instrText>
      </w:r>
      <w:r w:rsidR="00713369" w:rsidRPr="00385473">
        <w:rPr>
          <w:rFonts w:ascii="Helvetica" w:hAnsi="Helvetica"/>
        </w:rPr>
        <w:fldChar w:fldCharType="separate"/>
      </w:r>
      <w:r w:rsidR="00906D8D">
        <w:rPr>
          <w:rFonts w:ascii="Helvetica" w:hAnsi="Helvetica"/>
        </w:rPr>
        <w:t>[4]</w:t>
      </w:r>
      <w:r w:rsidR="00713369" w:rsidRPr="00385473">
        <w:rPr>
          <w:rFonts w:ascii="Helvetica" w:hAnsi="Helvetica"/>
        </w:rPr>
        <w:fldChar w:fldCharType="end"/>
      </w:r>
      <w:r w:rsidR="00713369" w:rsidRPr="00385473">
        <w:rPr>
          <w:rFonts w:ascii="Helvetica" w:hAnsi="Helvetica"/>
        </w:rPr>
        <w:t>.</w:t>
      </w:r>
      <w:r w:rsidR="00713369">
        <w:rPr>
          <w:rFonts w:ascii="Helvetica" w:hAnsi="Helvetica"/>
        </w:rPr>
        <w:t xml:space="preserve"> </w:t>
      </w:r>
      <w:r w:rsidR="00713369" w:rsidRPr="001C0A6D">
        <w:rPr>
          <w:rFonts w:ascii="Helvetica" w:hAnsi="Helvetica"/>
        </w:rPr>
        <w:t xml:space="preserve">Such applications </w:t>
      </w:r>
      <w:r w:rsidR="00713369">
        <w:rPr>
          <w:rFonts w:ascii="Helvetica" w:hAnsi="Helvetica"/>
        </w:rPr>
        <w:t>can</w:t>
      </w:r>
      <w:r w:rsidR="00713369" w:rsidRPr="001C0A6D">
        <w:rPr>
          <w:rFonts w:ascii="Helvetica" w:hAnsi="Helvetica"/>
        </w:rPr>
        <w:t xml:space="preserve"> provide a useful, low-cost diagnostic for monitoring environme</w:t>
      </w:r>
      <w:r w:rsidR="00713369">
        <w:rPr>
          <w:rFonts w:ascii="Helvetica" w:hAnsi="Helvetica"/>
        </w:rPr>
        <w:t xml:space="preserve">ntal changes and detecting pollutants and/or toxins </w:t>
      </w:r>
      <w:r w:rsidR="00713369">
        <w:rPr>
          <w:rFonts w:ascii="Helvetica" w:hAnsi="Helvetica"/>
        </w:rPr>
        <w:fldChar w:fldCharType="begin"/>
      </w:r>
      <w:r w:rsidR="00906D8D">
        <w:rPr>
          <w:rFonts w:ascii="Helvetica" w:hAnsi="Helvetica"/>
        </w:rPr>
        <w:instrText xml:space="preserve"> ADDIN ZOTERO_ITEM CSL_CITATION {"citationID":"5XELQnyx","properties":{"formattedCitation":"[5]","plainCitation":"[5]","noteIndex":0},"citationItems":[{"id":39,"uris":["http://zotero.org/users/local/WXskNUvk/items/QNV6QQG4"],"uri":["http://zotero.org/users/local/WXskNUvk/items/QNV6QQG4"],"itemData":{"id":39,"type":"article-journal","title":"Miniaturized and integrated whole cell living bacterial sensors in field applicable autonomous devices","container-title":"Current Opinion in Biotechnology","page":"24-33","volume":"45","source":"Crossref","DOI":"10.1016/j.copbio.2016.11.023","ISSN":"09581669","language":"en","author":[{"family":"Roggo","given":"Clémence"},{"family":"Meer","given":"Jan Roelof","non-dropping-particle":"van der"}],"issued":{"date-parts":[["2017",6]]}}}],"schema":"https://github.com/citation-style-language/schema/raw/master/csl-citation.json"} </w:instrText>
      </w:r>
      <w:r w:rsidR="00713369">
        <w:rPr>
          <w:rFonts w:ascii="Helvetica" w:hAnsi="Helvetica"/>
        </w:rPr>
        <w:fldChar w:fldCharType="separate"/>
      </w:r>
      <w:r w:rsidR="00906D8D">
        <w:rPr>
          <w:rFonts w:ascii="Helvetica" w:hAnsi="Helvetica"/>
        </w:rPr>
        <w:t>[5]</w:t>
      </w:r>
      <w:r w:rsidR="00713369">
        <w:rPr>
          <w:rFonts w:ascii="Helvetica" w:hAnsi="Helvetica"/>
        </w:rPr>
        <w:fldChar w:fldCharType="end"/>
      </w:r>
      <w:r w:rsidR="00713369">
        <w:rPr>
          <w:rFonts w:ascii="Helvetica" w:hAnsi="Helvetica"/>
        </w:rPr>
        <w:t>, but individual synthetic biology applications take time and resources to develop. Additionally, there is an ever-present concern about potential dangers associated with releasing genetically engineered species into natural environments.</w:t>
      </w:r>
    </w:p>
    <w:p w14:paraId="6113CB83" w14:textId="77777777" w:rsidR="00713369" w:rsidRDefault="00713369" w:rsidP="00CF5836">
      <w:pPr>
        <w:spacing w:line="360" w:lineRule="auto"/>
        <w:rPr>
          <w:rFonts w:ascii="Helvetica" w:hAnsi="Helvetica"/>
        </w:rPr>
      </w:pPr>
    </w:p>
    <w:p w14:paraId="4583BCFF" w14:textId="614EAB9B" w:rsidR="00713369" w:rsidDel="00B11C78" w:rsidRDefault="00713369" w:rsidP="00713369">
      <w:pPr>
        <w:spacing w:line="360" w:lineRule="auto"/>
        <w:rPr>
          <w:del w:id="0" w:author="Hockenberry, Adam J" w:date="2018-09-27T11:36:00Z"/>
          <w:rFonts w:ascii="Helvetica" w:hAnsi="Helvetica"/>
        </w:rPr>
      </w:pPr>
      <w:r>
        <w:rPr>
          <w:rFonts w:ascii="Helvetica" w:hAnsi="Helvetica"/>
        </w:rPr>
        <w:t>By contrast, prior</w:t>
      </w:r>
      <w:r w:rsidRPr="00477CC4">
        <w:rPr>
          <w:rFonts w:ascii="Helvetica" w:hAnsi="Helvetica"/>
        </w:rPr>
        <w:t xml:space="preserve"> work has shown that the </w:t>
      </w:r>
      <w:r>
        <w:rPr>
          <w:rFonts w:ascii="Helvetica" w:hAnsi="Helvetica"/>
        </w:rPr>
        <w:t xml:space="preserve">natural </w:t>
      </w:r>
      <w:r w:rsidRPr="00477CC4">
        <w:rPr>
          <w:rFonts w:ascii="Helvetica" w:hAnsi="Helvetica"/>
        </w:rPr>
        <w:t xml:space="preserve">species composition of an environment </w:t>
      </w:r>
      <w:r>
        <w:rPr>
          <w:rFonts w:ascii="Helvetica" w:hAnsi="Helvetica"/>
        </w:rPr>
        <w:t>may be sufficient to</w:t>
      </w:r>
      <w:r w:rsidRPr="00477CC4">
        <w:rPr>
          <w:rFonts w:ascii="Helvetica" w:hAnsi="Helvetica"/>
        </w:rPr>
        <w:t xml:space="preserve">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species abundances identified via meta-genomic sequencing </w:t>
      </w:r>
      <w:r>
        <w:rPr>
          <w:rFonts w:ascii="Helvetica" w:hAnsi="Helvetica"/>
        </w:rPr>
        <w:fldChar w:fldCharType="begin"/>
      </w:r>
      <w:r w:rsidR="005E39D1">
        <w:rPr>
          <w:rFonts w:ascii="Helvetica" w:hAnsi="Helvetica"/>
        </w:rPr>
        <w:instrText xml:space="preserve"> ADDIN ZOTERO_ITEM CSL_CITATION {"citationID":"vA4jum0e","properties":{"formattedCitation":"[6\\uc0\\u8211{}9]","plainCitation":"[6–9]","noteIndex":0},"citationItems":[{"id":"LYPrkEGO/hubgPIo9","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906D8D" w:rsidRPr="00906D8D">
        <w:rPr>
          <w:rFonts w:ascii="Helvetica" w:hAnsi="Helvetica"/>
        </w:rPr>
        <w:t>[6–9]</w:t>
      </w:r>
      <w:r>
        <w:rPr>
          <w:rFonts w:ascii="Helvetica" w:hAnsi="Helvetica"/>
        </w:rPr>
        <w:fldChar w:fldCharType="end"/>
      </w:r>
      <w:r>
        <w:rPr>
          <w:rFonts w:ascii="Helvetica" w:hAnsi="Helvetica"/>
        </w:rPr>
        <w:t xml:space="preserve">. However, many </w:t>
      </w:r>
      <w:r w:rsidR="00600684">
        <w:rPr>
          <w:rFonts w:ascii="Helvetica" w:hAnsi="Helvetica"/>
        </w:rPr>
        <w:t xml:space="preserve">bacterial species </w:t>
      </w:r>
      <w:r w:rsidR="00AD7884">
        <w:rPr>
          <w:rFonts w:ascii="Helvetica" w:hAnsi="Helvetica"/>
        </w:rPr>
        <w:t xml:space="preserve">within a community </w:t>
      </w:r>
      <w:r w:rsidR="007509BF">
        <w:rPr>
          <w:rFonts w:ascii="Helvetica" w:eastAsia="MS Mincho" w:hAnsi="Helvetica"/>
        </w:rPr>
        <w:t>are</w:t>
      </w:r>
      <w:r w:rsidR="00AD7884">
        <w:rPr>
          <w:rFonts w:ascii="Helvetica" w:eastAsia="MS Mincho" w:hAnsi="Helvetica"/>
        </w:rPr>
        <w:t xml:space="preserve"> generalists that are</w:t>
      </w:r>
      <w:r w:rsidR="007509BF">
        <w:rPr>
          <w:rFonts w:ascii="Helvetica" w:eastAsia="MS Mincho" w:hAnsi="Helvetica"/>
        </w:rPr>
        <w:t xml:space="preserve"> capable of thriving in diverse environments and </w:t>
      </w:r>
      <w:r w:rsidR="00CF5836" w:rsidRPr="00CF5836">
        <w:rPr>
          <w:rFonts w:ascii="Helvetica" w:eastAsia="MS Mincho" w:hAnsi="Helvetica"/>
        </w:rPr>
        <w:t>must</w:t>
      </w:r>
      <w:r w:rsidR="007509BF">
        <w:rPr>
          <w:rFonts w:ascii="Helvetica" w:eastAsia="MS Mincho" w:hAnsi="Helvetica"/>
        </w:rPr>
        <w:t xml:space="preserve"> therefore</w:t>
      </w:r>
      <w:r w:rsidR="00CF5836" w:rsidRPr="00CF5836">
        <w:rPr>
          <w:rFonts w:ascii="Helvetica" w:eastAsia="MS Mincho" w:hAnsi="Helvetica"/>
        </w:rPr>
        <w:t xml:space="preserve"> sense </w:t>
      </w:r>
      <w:r w:rsidR="00AD7884">
        <w:rPr>
          <w:rFonts w:ascii="Helvetica" w:eastAsia="MS Mincho" w:hAnsi="Helvetica"/>
        </w:rPr>
        <w:t>and respond to various environmental</w:t>
      </w:r>
      <w:r w:rsidR="004E6BC8">
        <w:rPr>
          <w:rFonts w:ascii="Helvetica" w:eastAsia="MS Mincho" w:hAnsi="Helvetica"/>
        </w:rPr>
        <w:t xml:space="preserve"> signals</w:t>
      </w:r>
      <w:r w:rsidR="00AD7884">
        <w:rPr>
          <w:rFonts w:ascii="Helvetica" w:eastAsia="MS Mincho" w:hAnsi="Helvetica"/>
        </w:rPr>
        <w:t xml:space="preserve"> </w:t>
      </w:r>
      <w:r w:rsidR="005A047A">
        <w:rPr>
          <w:rFonts w:ascii="Helvetica" w:eastAsia="MS Mincho" w:hAnsi="Helvetica"/>
        </w:rPr>
        <w:fldChar w:fldCharType="begin"/>
      </w:r>
      <w:r w:rsidR="005E39D1">
        <w:rPr>
          <w:rFonts w:ascii="Helvetica" w:eastAsia="MS Mincho" w:hAnsi="Helvetica"/>
        </w:rPr>
        <w:instrText xml:space="preserve"> ADDIN ZOTERO_ITEM CSL_CITATION {"citationID":"nyQtVp5C","properties":{"formattedCitation":"[10]","plainCitation":"[10]","noteIndex":0},"citationItems":[{"id":"LYPrkEGO/QtmybR6s","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rPr>
        <w:fldChar w:fldCharType="separate"/>
      </w:r>
      <w:r w:rsidR="00906D8D">
        <w:rPr>
          <w:rFonts w:ascii="Helvetica" w:hAnsi="Helvetica"/>
        </w:rPr>
        <w:t>[10]</w:t>
      </w:r>
      <w:r w:rsidR="005A047A">
        <w:rPr>
          <w:rFonts w:ascii="Helvetica" w:eastAsia="MS Mincho" w:hAnsi="Helvetica"/>
        </w:rPr>
        <w:fldChar w:fldCharType="end"/>
      </w:r>
      <w:r w:rsidR="005A047A">
        <w:rPr>
          <w:rFonts w:ascii="Helvetica" w:eastAsia="MS Mincho" w:hAnsi="Helvetica"/>
        </w:rPr>
        <w:t>.</w:t>
      </w:r>
      <w:r w:rsidR="009F6163">
        <w:rPr>
          <w:rFonts w:ascii="Helvetica" w:eastAsia="MS Mincho" w:hAnsi="Helvetica"/>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iZfCBtgY","properties":{"formattedCitation":"[11]","plainCitation":"[11]","noteIndex":0},"citationItems":[{"id":"LYPrkEGO/QemY5Rtj","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906D8D">
        <w:rPr>
          <w:rFonts w:ascii="Helvetica" w:hAnsi="Helvetica"/>
        </w:rPr>
        <w:t>[11]</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w:t>
      </w:r>
    </w:p>
    <w:p w14:paraId="60F66251" w14:textId="77777777" w:rsidR="00713369" w:rsidDel="00B11C78" w:rsidRDefault="00713369" w:rsidP="00713369">
      <w:pPr>
        <w:spacing w:line="360" w:lineRule="auto"/>
        <w:rPr>
          <w:del w:id="1" w:author="Hockenberry, Adam J" w:date="2018-09-27T11:36:00Z"/>
          <w:rFonts w:ascii="Helvetica" w:hAnsi="Helvetica"/>
        </w:rPr>
      </w:pPr>
    </w:p>
    <w:p w14:paraId="2011973D" w14:textId="18DA3855" w:rsidR="000E3E2A" w:rsidRDefault="001C0A6D" w:rsidP="000E3E2A">
      <w:pPr>
        <w:spacing w:line="360" w:lineRule="auto"/>
        <w:rPr>
          <w:rFonts w:ascii="Helvetica" w:hAnsi="Helvetica"/>
        </w:rPr>
      </w:pPr>
      <w:commentRangeStart w:id="2"/>
      <w:r>
        <w:rPr>
          <w:rFonts w:ascii="Helvetica" w:hAnsi="Helvetica"/>
        </w:rPr>
        <w:t xml:space="preserve">The mere presence </w:t>
      </w:r>
      <w:commentRangeEnd w:id="2"/>
      <w:r w:rsidR="00210427">
        <w:rPr>
          <w:rStyle w:val="CommentReference"/>
        </w:rPr>
        <w:commentReference w:id="2"/>
      </w:r>
      <w:r>
        <w:rPr>
          <w:rFonts w:ascii="Helvetica" w:hAnsi="Helvetica"/>
        </w:rPr>
        <w:t xml:space="preserve">of generalist species in an environment may provide little value for understanding past or current environmental conditions </w:t>
      </w:r>
      <w:r w:rsidR="00D34862">
        <w:rPr>
          <w:rFonts w:ascii="Helvetica" w:hAnsi="Helvetica"/>
        </w:rPr>
        <w:t>because</w:t>
      </w:r>
      <w:r>
        <w:rPr>
          <w:rFonts w:ascii="Helvetica" w:hAnsi="Helvetica"/>
        </w:rPr>
        <w:t xml:space="preserve"> their gene</w:t>
      </w:r>
      <w:r w:rsidR="00385473">
        <w:rPr>
          <w:rFonts w:ascii="Helvetica" w:hAnsi="Helvetica"/>
        </w:rPr>
        <w:t xml:space="preserve"> and expression diversity</w:t>
      </w:r>
      <w:r>
        <w:rPr>
          <w:rFonts w:ascii="Helvetica" w:hAnsi="Helvetica"/>
        </w:rPr>
        <w:t xml:space="preserve"> permits growth across vari</w:t>
      </w:r>
      <w:r w:rsidR="00385473">
        <w:rPr>
          <w:rFonts w:ascii="Helvetica" w:hAnsi="Helvetica"/>
        </w:rPr>
        <w:t xml:space="preserve">able environments </w:t>
      </w:r>
      <w:r w:rsidR="00AD7884">
        <w:rPr>
          <w:rFonts w:ascii="Helvetica" w:hAnsi="Helvetica"/>
        </w:rPr>
        <w:fldChar w:fldCharType="begin"/>
      </w:r>
      <w:r w:rsidR="005E39D1">
        <w:rPr>
          <w:rFonts w:ascii="Helvetica" w:hAnsi="Helvetica"/>
        </w:rPr>
        <w:instrText xml:space="preserve"> ADDIN ZOTERO_ITEM CSL_CITATION {"citationID":"YTG5Jm0h","properties":{"formattedCitation":"[12]","plainCitation":"[12]","noteIndex":0},"citationItems":[{"id":"LYPrkEGO/LfFNk8bu","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906D8D">
        <w:rPr>
          <w:rFonts w:ascii="Helvetica" w:hAnsi="Helvetica"/>
        </w:rPr>
        <w:t>[12]</w:t>
      </w:r>
      <w:r w:rsidR="00AD7884">
        <w:rPr>
          <w:rFonts w:ascii="Helvetica" w:hAnsi="Helvetica"/>
        </w:rPr>
        <w:fldChar w:fldCharType="end"/>
      </w:r>
      <w:r>
        <w:rPr>
          <w:rFonts w:ascii="Helvetica" w:hAnsi="Helvetica"/>
        </w:rPr>
        <w:t>.</w:t>
      </w:r>
      <w:r w:rsidR="00713369">
        <w:rPr>
          <w:rFonts w:ascii="Helvetica" w:hAnsi="Helvetica"/>
        </w:rPr>
        <w:t xml:space="preserve"> </w:t>
      </w:r>
      <w:r w:rsidR="004E6BC8">
        <w:rPr>
          <w:rFonts w:ascii="Helvetica" w:hAnsi="Helvetica"/>
        </w:rPr>
        <w:t>The extent to which</w:t>
      </w:r>
      <w:r w:rsidR="000E3E2A">
        <w:rPr>
          <w:rFonts w:ascii="Helvetica" w:hAnsi="Helvetica"/>
        </w:rPr>
        <w:t xml:space="preserve"> gene expression patterns of</w:t>
      </w:r>
      <w:r w:rsidR="004E6BC8">
        <w:rPr>
          <w:rFonts w:ascii="Helvetica" w:hAnsi="Helvetica"/>
        </w:rPr>
        <w:t xml:space="preserve"> individual generalist species can be used to discriminate b</w:t>
      </w:r>
      <w:r w:rsidR="00012562">
        <w:rPr>
          <w:rFonts w:ascii="Helvetica" w:hAnsi="Helvetica"/>
        </w:rPr>
        <w:t xml:space="preserve">etween environmental conditions—or to supplement species composition-based methods—remains </w:t>
      </w:r>
      <w:r w:rsidR="004E6BC8">
        <w:rPr>
          <w:rFonts w:ascii="Helvetica" w:hAnsi="Helvetica"/>
        </w:rPr>
        <w:t>unknown</w:t>
      </w:r>
      <w:r w:rsidR="000E3E2A" w:rsidRPr="00477CC4">
        <w:rPr>
          <w:rFonts w:ascii="Helvetica" w:hAnsi="Helvetica"/>
        </w:rPr>
        <w:t xml:space="preserve">. </w:t>
      </w:r>
    </w:p>
    <w:p w14:paraId="5DE3B483" w14:textId="780B096F" w:rsidR="000E3E2A" w:rsidRDefault="000E3E2A" w:rsidP="00CF5836">
      <w:pPr>
        <w:spacing w:line="360" w:lineRule="auto"/>
        <w:rPr>
          <w:rFonts w:ascii="Helvetica" w:hAnsi="Helvetica"/>
        </w:rPr>
      </w:pPr>
    </w:p>
    <w:p w14:paraId="332812D8" w14:textId="0F6CE9E3" w:rsidR="00C9442A" w:rsidRDefault="00BC6877" w:rsidP="00CF5836">
      <w:pPr>
        <w:spacing w:line="360" w:lineRule="auto"/>
        <w:rPr>
          <w:rFonts w:ascii="Helvetica" w:hAnsi="Helvetica"/>
        </w:rPr>
      </w:pPr>
      <w:r>
        <w:rPr>
          <w:rFonts w:ascii="Helvetica" w:hAnsi="Helvetica"/>
        </w:rPr>
        <w:t xml:space="preserve">Gene expression profiles for individual cells or populations contain a wealth of information about their current physiological state, but measurements for thousands of genes across numerous conditions are challenging to integrate under traditional statistical methods. </w:t>
      </w:r>
      <w:r w:rsidR="00732019">
        <w:rPr>
          <w:rFonts w:ascii="Helvetica" w:hAnsi="Helvetica"/>
        </w:rPr>
        <w:t>Further,</w:t>
      </w:r>
      <w:r w:rsidR="00217A29">
        <w:rPr>
          <w:rFonts w:ascii="Helvetica" w:hAnsi="Helvetica"/>
        </w:rPr>
        <w:t xml:space="preserve"> c</w:t>
      </w:r>
      <w:r w:rsidR="00B47040">
        <w:rPr>
          <w:rFonts w:ascii="Helvetica" w:hAnsi="Helvetica"/>
        </w:rPr>
        <w:t>ombining different</w:t>
      </w:r>
      <w:r w:rsidR="00B47040" w:rsidRPr="00477CC4">
        <w:rPr>
          <w:rFonts w:ascii="Helvetica" w:hAnsi="Helvetica"/>
        </w:rPr>
        <w:t xml:space="preserve"> ‘omics’-scale technologies </w:t>
      </w:r>
      <w:r w:rsidR="00732019">
        <w:rPr>
          <w:rFonts w:ascii="Helvetica" w:hAnsi="Helvetica"/>
        </w:rPr>
        <w:t>has been shown</w:t>
      </w:r>
      <w:ins w:id="3" w:author="Wilke, Claus O" w:date="2018-09-26T21:30:00Z">
        <w:r w:rsidR="00F44206">
          <w:rPr>
            <w:rFonts w:ascii="Helvetica" w:hAnsi="Helvetica"/>
          </w:rPr>
          <w:t xml:space="preserve"> to</w:t>
        </w:r>
      </w:ins>
      <w:r w:rsidR="00B47040" w:rsidRPr="00477CC4">
        <w:rPr>
          <w:rFonts w:ascii="Helvetica" w:hAnsi="Helvetica"/>
        </w:rPr>
        <w:t xml:space="preserve"> provide </w:t>
      </w:r>
      <w:r w:rsidR="00217A29">
        <w:rPr>
          <w:rFonts w:ascii="Helvetica" w:hAnsi="Helvetica"/>
        </w:rPr>
        <w:t>more valuable information compared to</w:t>
      </w:r>
      <w:r w:rsidR="00B47040">
        <w:rPr>
          <w:rFonts w:ascii="Helvetica" w:hAnsi="Helvetica"/>
        </w:rPr>
        <w:t xml:space="preserve"> monitoring </w:t>
      </w:r>
      <w:r w:rsidR="00217A29">
        <w:rPr>
          <w:rFonts w:ascii="Helvetica" w:hAnsi="Helvetica"/>
        </w:rPr>
        <w:t xml:space="preserve">only </w:t>
      </w:r>
      <w:r w:rsidR="00B47040">
        <w:rPr>
          <w:rFonts w:ascii="Helvetica" w:hAnsi="Helvetica"/>
        </w:rPr>
        <w:t>mRNA abundances</w:t>
      </w:r>
      <w:r w:rsidR="00217A29">
        <w:rPr>
          <w:rFonts w:ascii="Helvetica" w:hAnsi="Helvetica"/>
        </w:rPr>
        <w:t xml:space="preserve"> alone, </w:t>
      </w:r>
      <w:r w:rsidR="00B47040" w:rsidRPr="00477CC4">
        <w:rPr>
          <w:rFonts w:ascii="Helvetica" w:hAnsi="Helvetica"/>
        </w:rPr>
        <w:t xml:space="preserve">but integrating datasets is challenging </w:t>
      </w:r>
      <w:r w:rsidR="009D1C2F">
        <w:rPr>
          <w:rFonts w:ascii="Helvetica" w:hAnsi="Helvetica"/>
        </w:rPr>
        <w:t>due to</w:t>
      </w:r>
      <w:r w:rsidR="00B47040" w:rsidRPr="00477CC4">
        <w:rPr>
          <w:rFonts w:ascii="Helvetica" w:hAnsi="Helvetica"/>
        </w:rPr>
        <w:t xml:space="preserve"> the biases of individual methods</w:t>
      </w:r>
      <w:r w:rsidR="00441461">
        <w:rPr>
          <w:rFonts w:ascii="Helvetica" w:hAnsi="Helvetica"/>
        </w:rPr>
        <w:t xml:space="preserve"> </w:t>
      </w:r>
      <w:r w:rsidR="00B47040">
        <w:rPr>
          <w:rFonts w:ascii="Helvetica" w:hAnsi="Helvetica"/>
        </w:rPr>
        <w:fldChar w:fldCharType="begin"/>
      </w:r>
      <w:r w:rsidR="005E39D1">
        <w:rPr>
          <w:rFonts w:ascii="Helvetica" w:hAnsi="Helvetica"/>
        </w:rPr>
        <w:instrText xml:space="preserve"> ADDIN ZOTERO_ITEM CSL_CITATION {"citationID":"NueCSyNl","properties":{"formattedCitation":"[13]","plainCitation":"[13]","noteIndex":0},"citationItems":[{"id":"LYPrkEGO/4D5UTQQu","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sidR="00B47040">
        <w:rPr>
          <w:rFonts w:ascii="Helvetica" w:hAnsi="Helvetica"/>
        </w:rPr>
        <w:fldChar w:fldCharType="separate"/>
      </w:r>
      <w:r w:rsidR="00906D8D">
        <w:rPr>
          <w:rFonts w:ascii="Helvetica" w:hAnsi="Helvetica"/>
        </w:rPr>
        <w:t>[13]</w:t>
      </w:r>
      <w:r w:rsidR="00B47040">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sW9LSxt5","properties":{"formattedCitation":"[14,15]","plainCitation":"[14,15]","noteIndex":0},"citationItems":[{"id":"LYPrkEGO/zfvQFRaF","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LYPrkEGO/iM80T3Hv","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906D8D">
        <w:rPr>
          <w:rFonts w:ascii="Helvetica" w:hAnsi="Helvetica"/>
        </w:rPr>
        <w:t>[14,15]</w:t>
      </w:r>
      <w:r w:rsidR="007134EF">
        <w:rPr>
          <w:rFonts w:ascii="Helvetica" w:hAnsi="Helvetica"/>
        </w:rPr>
        <w:fldChar w:fldCharType="end"/>
      </w:r>
      <w:r w:rsidR="007134EF">
        <w:rPr>
          <w:rFonts w:ascii="Helvetica" w:hAnsi="Helvetica"/>
        </w:rPr>
        <w:t>.</w:t>
      </w:r>
      <w:r w:rsidR="00217A29">
        <w:rPr>
          <w:rFonts w:ascii="Helvetica" w:hAnsi="Helvetica"/>
        </w:rPr>
        <w:t xml:space="preserve"> Machine learning methods, by contrast, are frequently applied to such data-rich applications</w:t>
      </w:r>
      <w:r w:rsidR="007C4E25">
        <w:rPr>
          <w:rFonts w:ascii="Helvetica" w:hAnsi="Helvetica"/>
        </w:rPr>
        <w:t xml:space="preserve">, </w:t>
      </w:r>
      <w:ins w:id="4" w:author="Wilke, Claus O" w:date="2018-09-26T21:31:00Z">
        <w:r w:rsidR="00372904">
          <w:rPr>
            <w:rFonts w:ascii="Helvetica" w:hAnsi="Helvetica"/>
          </w:rPr>
          <w:t xml:space="preserve">for example to </w:t>
        </w:r>
      </w:ins>
      <w:del w:id="5" w:author="Wilke, Claus O" w:date="2018-09-26T21:31:00Z">
        <w:r w:rsidR="007C4E25" w:rsidDel="00372904">
          <w:rPr>
            <w:rFonts w:ascii="Helvetica" w:hAnsi="Helvetica"/>
          </w:rPr>
          <w:delText xml:space="preserve">including using gene expression to </w:delText>
        </w:r>
      </w:del>
      <w:r w:rsidR="007C4E25">
        <w:rPr>
          <w:rFonts w:ascii="Helvetica" w:hAnsi="Helvetica"/>
        </w:rPr>
        <w:t>differentiate</w:t>
      </w:r>
      <w:r w:rsidR="00217A29">
        <w:rPr>
          <w:rFonts w:ascii="Helvetica" w:hAnsi="Helvetica"/>
        </w:rPr>
        <w:t xml:space="preserve"> between cancerous and normal cells/tissues</w:t>
      </w:r>
      <w:r w:rsidR="00732019">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LDwq2QOt","properties":{"unsorted":true,"formattedCitation":"[16\\uc0\\u8211{}20]","plainCitation":"[16–20]","noteIndex":0},"citationItems":[{"id":20,"uris":["http://zotero.org/users/local/WXskNUvk/items/HML9G8LF"],"uri":["http://zotero.org/users/local/WXskNUvk/items/HML9G8LF"],"itemData":{"id":20,"type":"article-journal","title":"Multiclass cancer diagnosis using tumor gene expression signatures","container-title":"Proceedings of the National Academy of Sciences","page":"15149-15154","volume":"98","issue":"26","source":"Crossref","DOI":"10.1073/pnas.211566398","ISSN":"0027-8424, 1091-6490","language":"en","author":[{"family":"Ramaswamy","given":"S."},{"family":"Tamayo","given":"P."},{"family":"Rifkin","given":"R."},{"family":"Mukherjee","given":"S."},{"family":"Yeang","given":"C.-H."},{"family":"Angelo","given":"M."},{"family":"Ladd","given":"C."},{"family":"Reich","given":"M."},{"family":"Latulippe","given":"E."},{"family":"Mesirov","given":"J. P."},{"family":"Poggio","given":"T."},{"family":"Gerald","given":"W."},{"family":"Loda","given":"M."},{"family":"Lander","given":"E. S."},{"family":"Golub","given":"T. R."}],"issued":{"date-parts":[["2001",12,18]]}}},{"id":22,"uris":["http://zotero.org/users/local/WXskNUvk/items/2CHHIQEH"],"uri":["http://zotero.org/users/local/WXskNUvk/items/2CHHIQEH"],"itemData":{"id":22,"type":"article-journal","title":"Multi-class cancer classification via partial least squares with gene expression profiles","container-title":"Bioinformatics","page":"1216-1226","volume":"18","issue":"9","source":"Crossref","DOI":"10.1093/bioinformatics/18.9.1216","ISSN":"1367-4803, 1460-2059","language":"en","author":[{"family":"Nguyen","given":"D. V."},{"family":"Rocke","given":"D. M."}],"issued":{"date-parts":[["2002",9,1]]}}},{"id":21,"uris":["http://zotero.org/users/local/WXskNUvk/items/ERMZLA8N"],"uri":["http://zotero.org/users/local/WXskNUvk/items/ERMZLA8N"],"itemData":{"id":21,"type":"article-journal","title":"Tumor classification by partial least squares using microarray gene expression data","container-title":"Bioinformatics","page":"39-50","volume":"18","issue":"1","source":"Crossref","DOI":"10.1093/bioinformatics/18.1.39","ISSN":"1367-4803, 1460-2059","language":"en","author":[{"family":"Nguyen","given":"D. V."},{"family":"Rocke","given":"D. M."}],"issued":{"date-parts":[["2002",1,1]]}}},{"id":23,"uris":["http://zotero.org/users/local/WXskNUvk/items/9IPY2FXD"],"uri":["http://zotero.org/users/local/WXskNUvk/items/9IPY2FXD"],"itemData":{"id":23,"type":"article-journal","title":"Classification of multiple cancer types by multicategory support vector machines using gene expression data","container-title":"Bioinformatics","page":"1132-1139","volume":"19","issue":"9","source":"Crossref","DOI":"10.1093/bioinformatics/btg102","ISSN":"1367-4803, 1460-2059","language":"en","author":[{"family":"Lee","given":"Y."},{"family":"Lee","given":"C.-K."}],"issued":{"date-parts":[["2003",6,12]]}}},{"id":26,"uris":["http://zotero.org/users/local/WXskNUvk/items/YUF7SE6Y"],"uri":["http://zotero.org/users/local/WXskNUvk/items/YUF7SE6Y"],"itemData":{"id":26,"type":"article-journal","title":"Support vector machine classification and validation of cancer tissue samples using microarray expression data","container-title":"Bioinformatics","page":"906-914","volume":"16","issue":"10","source":"Crossref","DOI":"10.1093/bioinformatics/16.10.906","ISSN":"1367-4803, 1460-2059","language":"en","author":[{"family":"Furey","given":"T. S."},{"family":"Cristianini","given":"N."},{"family":"Duffy","given":"N."},{"family":"Bednarski","given":"D. W."},{"family":"Schummer","given":"M."},{"family":"Haussler","given":"D."}],"issued":{"date-parts":[["2000",10,1]]}}}],"schema":"https://github.com/citation-style-language/schema/raw/master/csl-citation.json"} </w:instrText>
      </w:r>
      <w:r w:rsidR="007C4E25">
        <w:rPr>
          <w:rFonts w:ascii="Helvetica" w:hAnsi="Helvetica"/>
        </w:rPr>
        <w:fldChar w:fldCharType="separate"/>
      </w:r>
      <w:r w:rsidR="00906D8D" w:rsidRPr="00906D8D">
        <w:rPr>
          <w:rFonts w:ascii="Helvetica" w:hAnsi="Helvetica"/>
        </w:rPr>
        <w:t>[16–20]</w:t>
      </w:r>
      <w:r w:rsidR="007C4E25">
        <w:rPr>
          <w:rFonts w:ascii="Helvetica" w:hAnsi="Helvetica"/>
        </w:rPr>
        <w:fldChar w:fldCharType="end"/>
      </w:r>
      <w:r w:rsidR="007C4E25">
        <w:rPr>
          <w:rFonts w:ascii="Helvetica" w:hAnsi="Helvetica"/>
        </w:rPr>
        <w:t xml:space="preserve"> </w:t>
      </w:r>
      <w:r w:rsidR="00732019">
        <w:rPr>
          <w:rFonts w:ascii="Helvetica" w:hAnsi="Helvetica"/>
        </w:rPr>
        <w:t>using a variety of different machine learning models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3WMUX5lU","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7C4E25">
        <w:rPr>
          <w:rFonts w:ascii="Helvetica" w:hAnsi="Helvetica"/>
        </w:rPr>
        <w:fldChar w:fldCharType="separate"/>
      </w:r>
      <w:r w:rsidR="00906D8D">
        <w:rPr>
          <w:rFonts w:ascii="Helvetica" w:hAnsi="Helvetica"/>
        </w:rPr>
        <w:t>[21,22]</w:t>
      </w:r>
      <w:r w:rsidR="007C4E25">
        <w:rPr>
          <w:rFonts w:ascii="Helvetica" w:hAnsi="Helvetica"/>
        </w:rPr>
        <w:fldChar w:fldCharType="end"/>
      </w:r>
      <w:r w:rsidR="00217A29">
        <w:rPr>
          <w:rFonts w:ascii="Helvetica" w:hAnsi="Helvetica"/>
        </w:rPr>
        <w:t xml:space="preserve">. </w:t>
      </w:r>
    </w:p>
    <w:p w14:paraId="44678B9B" w14:textId="77777777" w:rsidR="00C9442A" w:rsidRDefault="00C9442A" w:rsidP="00CF5836">
      <w:pPr>
        <w:spacing w:line="360" w:lineRule="auto"/>
        <w:rPr>
          <w:rFonts w:ascii="Helvetica" w:hAnsi="Helvetica"/>
        </w:rPr>
      </w:pPr>
    </w:p>
    <w:p w14:paraId="006CE24A" w14:textId="11C7C317" w:rsidR="00F74437" w:rsidRPr="00477CC4" w:rsidRDefault="00732019" w:rsidP="00732019">
      <w:pPr>
        <w:spacing w:line="360" w:lineRule="auto"/>
        <w:rPr>
          <w:rFonts w:ascii="Helvetica" w:hAnsi="Helvetica"/>
        </w:rPr>
      </w:pPr>
      <w:r>
        <w:rPr>
          <w:rFonts w:ascii="Helvetica" w:hAnsi="Helvetica"/>
        </w:rPr>
        <w:t xml:space="preserve">In microbiology applications, machine learning </w:t>
      </w:r>
      <w:r w:rsidR="00012562">
        <w:rPr>
          <w:rFonts w:ascii="Helvetica" w:hAnsi="Helvetica"/>
        </w:rPr>
        <w:t>has</w:t>
      </w:r>
      <w:r w:rsidR="00217A29">
        <w:rPr>
          <w:rFonts w:ascii="Helvetica" w:hAnsi="Helvetica"/>
        </w:rPr>
        <w:t xml:space="preserve"> been </w:t>
      </w:r>
      <w:r w:rsidR="00C9442A">
        <w:rPr>
          <w:rFonts w:ascii="Helvetica" w:hAnsi="Helvetica"/>
        </w:rPr>
        <w:t>frequently</w:t>
      </w:r>
      <w:r w:rsidR="00217A29">
        <w:rPr>
          <w:rFonts w:ascii="Helvetica" w:hAnsi="Helvetica"/>
        </w:rPr>
        <w:t xml:space="preserve"> applied to infer regulatory networks and molecular pathways</w:t>
      </w:r>
      <w:r w:rsidR="00C9442A">
        <w:rPr>
          <w:rFonts w:ascii="Helvetica" w:hAnsi="Helvetica"/>
        </w:rPr>
        <w:t xml:space="preserve"> from gene expression data</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HNUdDwWz","properties":{"unsorted":true,"formattedCitation":"[23\\uc0\\u8211{}25]","plainCitation":"[23–25]","noteIndex":0},"citationItems":[{"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S."},{"family":"Thorsson","given":"Vesteinn"}],"issued":{"date-parts":[["2006"]]}}},{"id":30,"uris":["http://zotero.org/users/local/WXskNUvk/items/GJ45VZHN"],"uri":["http://zotero.org/users/local/WXskNUvk/items/GJ45VZHN"],"itemData":{"id":30,"type":"article-journal","title":"How to infer gene networks from expression profiles","container-title":"Molecular Systems Biology","volume":"3","source":"Crossref","URL":"http://msb.embopress.org/cgi/doi/10.1038/msb4100120","DOI":"10.1038/msb4100120","ISSN":"1744-4292","author":[{"family":"Bansal","given":"Mukesh"},{"family":"Belcastro","given":"Vincenzo"},{"family":"Ambesi-Impiombato","given":"Alberto"},{"family":"Bernardo","given":"Diego","non-dropping-particle":"di"}],"issued":{"date-parts":[["2007",2,13]]},"accessed":{"date-parts":[["2018",9,13]]}}},{"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S"}],"editor":[{"family":"Levchenko","given":"Andre"}],"issued":{"date-parts":[["2007",1,9]]}}}],"schema":"https://github.com/citation-style-language/schema/raw/master/csl-citation.json"} </w:instrText>
      </w:r>
      <w:r w:rsidR="007C4E25">
        <w:rPr>
          <w:rFonts w:ascii="Helvetica" w:hAnsi="Helvetica"/>
        </w:rPr>
        <w:fldChar w:fldCharType="separate"/>
      </w:r>
      <w:r w:rsidR="00906D8D" w:rsidRPr="00906D8D">
        <w:rPr>
          <w:rFonts w:ascii="Helvetica" w:hAnsi="Helvetica"/>
        </w:rPr>
        <w:t>[23–25]</w:t>
      </w:r>
      <w:r w:rsidR="007C4E25">
        <w:rPr>
          <w:rFonts w:ascii="Helvetica" w:hAnsi="Helvetica"/>
        </w:rPr>
        <w:fldChar w:fldCharType="end"/>
      </w:r>
      <w:r w:rsidR="00217A29">
        <w:rPr>
          <w:rFonts w:ascii="Helvetica" w:hAnsi="Helvetica"/>
        </w:rPr>
        <w:t>, and from this knowledge to predict the growth capabilities of cells</w:t>
      </w:r>
      <w:r w:rsidR="00C9442A">
        <w:rPr>
          <w:rFonts w:ascii="Helvetica" w:hAnsi="Helvetica"/>
        </w:rPr>
        <w:t xml:space="preserve"> in different environments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0LIWgOfE","properties":{"formattedCitation":"[26\\uc0\\u8211{}28]","plainCitation":"[26–28]","noteIndex":0},"citationItems":[{"id":31,"uris":["http://zotero.org/users/local/WXskNUvk/items/K4YRUYKT"],"uri":["http://zotero.org/users/local/WXskNUvk/items/K4YRUYKT"],"itemData":{"id":31,"type":"article-journal","title":"A Predictive Model for Transcriptional Control of Physiology in a Free Living Cell","container-title":"Cell","page":"1354-1365","volume":"131","issue":"7","source":"Crossref","DOI":"10.1016/j.cell.2007.10.053","ISSN":"00928674","language":"en","author":[{"family":"Bonneau","given":"Richard"},{"family":"Facciotti","given":"Marc T."},{"family":"Reiss","given":"David J."},{"family":"Schmid","given":"Amy K."},{"family":"Pan","given":"Min"},{"family":"Kaur","given":"Amardeep"},{"family":"Thorsson","given":"Vesteinn"},{"family":"Shannon","given":"Paul"},{"family":"Johnson","given":"Michael H."},{"family":"Bare","given":"J. Christopher"},{"family":"Longabaugh","given":"William"},{"family":"Vuthoori","given":"Madhavi"},{"family":"Whitehead","given":"Kenia"},{"family":"Madar","given":"Aviv"},{"family":"Suzuki","given":"Lena"},{"family":"Mori","given":"Tetsuya"},{"family":"Chang","given":"Dong-Eun"},{"family":"DiRuggiero","given":"Jocelyne"},{"family":"Johnson","given":"Carl H."},{"family":"Hood","given":"Leroy"},{"family":"Baliga","given":"Nitin S."}],"issued":{"date-parts":[["2007",12]]}}},{"id":32,"uris":["http://zotero.org/users/local/WXskNUvk/items/EBC6ISUR"],"uri":["http://zotero.org/users/local/WXskNUvk/items/EBC6ISUR"],"itemData":{"id":32,"type":"article-journal","title":"Probabilistic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schema":"https://github.com/citation-style-language/schema/raw/master/csl-citation.json"} </w:instrText>
      </w:r>
      <w:r w:rsidR="007C4E25">
        <w:rPr>
          <w:rFonts w:ascii="Helvetica" w:hAnsi="Helvetica"/>
        </w:rPr>
        <w:fldChar w:fldCharType="separate"/>
      </w:r>
      <w:r w:rsidR="00906D8D" w:rsidRPr="00906D8D">
        <w:rPr>
          <w:rFonts w:ascii="Helvetica" w:hAnsi="Helvetica"/>
        </w:rPr>
        <w:t>[26–28]</w:t>
      </w:r>
      <w:r w:rsidR="007C4E25">
        <w:rPr>
          <w:rFonts w:ascii="Helvetica" w:hAnsi="Helvetica"/>
        </w:rPr>
        <w:fldChar w:fldCharType="end"/>
      </w:r>
      <w:r w:rsidR="00C9442A">
        <w:rPr>
          <w:rFonts w:ascii="Helvetica" w:hAnsi="Helvetica"/>
        </w:rPr>
        <w:t xml:space="preserve">. </w:t>
      </w:r>
      <w:r w:rsidR="00217A29">
        <w:rPr>
          <w:rFonts w:ascii="Helvetica" w:hAnsi="Helvetica"/>
        </w:rPr>
        <w:t xml:space="preserve">However, the primary focus </w:t>
      </w:r>
      <w:r>
        <w:rPr>
          <w:rFonts w:ascii="Helvetica" w:hAnsi="Helvetica"/>
        </w:rPr>
        <w:t>in many of these studies</w:t>
      </w:r>
      <w:r w:rsidR="00217A29">
        <w:rPr>
          <w:rFonts w:ascii="Helvetica" w:hAnsi="Helvetica"/>
        </w:rPr>
        <w:t xml:space="preserve"> has been to understand aspects of the cellular physiology</w:t>
      </w:r>
      <w:r>
        <w:rPr>
          <w:rFonts w:ascii="Helvetica" w:hAnsi="Helvetica"/>
        </w:rPr>
        <w:t xml:space="preserve">. In this framework, environmental change serves as a perturbation that can be used to </w:t>
      </w:r>
      <w:r w:rsidRPr="00477CC4">
        <w:rPr>
          <w:rFonts w:ascii="Helvetica" w:hAnsi="Helvetica"/>
        </w:rPr>
        <w:t xml:space="preserve">provide insight into </w:t>
      </w:r>
      <w:r>
        <w:rPr>
          <w:rFonts w:ascii="Helvetica" w:hAnsi="Helvetica"/>
          <w:i/>
        </w:rPr>
        <w:t xml:space="preserve">internal </w:t>
      </w:r>
      <w:r>
        <w:rPr>
          <w:rFonts w:ascii="Helvetica" w:hAnsi="Helvetica"/>
        </w:rPr>
        <w:t>cellular mechanisms/</w:t>
      </w:r>
      <w:r w:rsidRPr="00477CC4">
        <w:rPr>
          <w:rFonts w:ascii="Helvetica" w:hAnsi="Helvetica"/>
        </w:rPr>
        <w:t>pathways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k3MZIkC2","properties":{"formattedCitation":"[29]","plainCitation":"[29]","noteIndex":0},"citationItems":[{"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8B2C27">
        <w:rPr>
          <w:rFonts w:ascii="Helvetica" w:hAnsi="Helvetica"/>
        </w:rPr>
        <w:fldChar w:fldCharType="separate"/>
      </w:r>
      <w:r w:rsidR="00906D8D">
        <w:rPr>
          <w:rFonts w:ascii="Helvetica" w:hAnsi="Helvetica"/>
        </w:rPr>
        <w:t>[29]</w:t>
      </w:r>
      <w:r w:rsidR="008B2C27">
        <w:rPr>
          <w:rFonts w:ascii="Helvetica" w:hAnsi="Helvetica"/>
        </w:rPr>
        <w:fldChar w:fldCharType="end"/>
      </w:r>
      <w:r>
        <w:rPr>
          <w:rFonts w:ascii="Helvetica" w:hAnsi="Helvetica"/>
        </w:rPr>
        <w:t xml:space="preserve">. While explicitly representing a cell’s internal </w:t>
      </w:r>
      <w:r w:rsidR="00E465D6">
        <w:rPr>
          <w:rFonts w:ascii="Helvetica" w:hAnsi="Helvetica"/>
        </w:rPr>
        <w:t>state</w:t>
      </w:r>
      <w:r>
        <w:rPr>
          <w:rFonts w:ascii="Helvetica" w:hAnsi="Helvetica"/>
        </w:rPr>
        <w:t xml:space="preserve"> </w:t>
      </w:r>
      <w:r w:rsidR="00012562">
        <w:rPr>
          <w:rFonts w:ascii="Helvetica" w:hAnsi="Helvetica"/>
        </w:rPr>
        <w:t>may</w:t>
      </w:r>
      <w:r>
        <w:rPr>
          <w:rFonts w:ascii="Helvetica" w:hAnsi="Helvetica"/>
        </w:rPr>
        <w:t xml:space="preserve"> </w:t>
      </w:r>
      <w:r w:rsidR="00E465D6">
        <w:rPr>
          <w:rFonts w:ascii="Helvetica" w:hAnsi="Helvetica"/>
        </w:rPr>
        <w:t xml:space="preserve">help to predict cellular phenotypes such as </w:t>
      </w:r>
      <w:r>
        <w:rPr>
          <w:rFonts w:ascii="Helvetica" w:hAnsi="Helvetica"/>
        </w:rPr>
        <w:t>growth</w:t>
      </w:r>
      <w:r w:rsidR="00012562">
        <w:rPr>
          <w:rFonts w:ascii="Helvetica" w:hAnsi="Helvetica"/>
        </w:rPr>
        <w:t xml:space="preserve"> capabilities across environments</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bUysrHoJ","properties":{"formattedCitation":"[30\\uc0\\u8211{}32]","plainCitation":"[30–32]","noteIndex":0},"citationItems":[{"id":"LYPrkEGO/izPT8m5x","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LYPrkEGO/Mzblfjt4","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sidR="005E39D1">
        <w:rPr>
          <w:rFonts w:ascii="Cambria Math" w:hAnsi="Cambria Math" w:cs="Cambria Math"/>
        </w:rPr>
        <w:instrText>∼</w:instrText>
      </w:r>
      <w:r w:rsidR="005E39D1">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id":"LYPrkEGO/fQLggCa3","uris":["http://zotero.org/users/local/FOPKHRFW/items/WXV5M37V"],"uri":["http://zotero.org/users/local/FOPKHRFW/items/WXV5M37V"],"itemData":{"id":"tCF91e3y/srh8bYE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R."}],"issued":{"date-parts":[["2015",2,1]]}}}],"schema":"https://github.com/citation-style-language/schema/raw/master/csl-citation.json"} </w:instrText>
      </w:r>
      <w:r w:rsidR="007134EF">
        <w:rPr>
          <w:rFonts w:ascii="Helvetica" w:hAnsi="Helvetica"/>
        </w:rPr>
        <w:fldChar w:fldCharType="separate"/>
      </w:r>
      <w:r w:rsidR="00906D8D" w:rsidRPr="00906D8D">
        <w:rPr>
          <w:rFonts w:ascii="Helvetica" w:hAnsi="Helvetica"/>
        </w:rPr>
        <w:t>[30–32]</w:t>
      </w:r>
      <w:r w:rsidR="007134EF">
        <w:rPr>
          <w:rFonts w:ascii="Helvetica" w:hAnsi="Helvetica"/>
        </w:rPr>
        <w:fldChar w:fldCharType="end"/>
      </w:r>
      <w:r w:rsidR="00E465D6">
        <w:rPr>
          <w:rFonts w:ascii="Helvetica" w:hAnsi="Helvetica"/>
        </w:rPr>
        <w:t>, it is unclear whether explicit representation of cellular metabolic pathways</w:t>
      </w:r>
      <w:r w:rsidR="00012562">
        <w:rPr>
          <w:rFonts w:ascii="Helvetica" w:hAnsi="Helvetica"/>
        </w:rPr>
        <w:t xml:space="preserve">, for instance, </w:t>
      </w:r>
      <w:r>
        <w:rPr>
          <w:rFonts w:ascii="Helvetica" w:hAnsi="Helvetica"/>
        </w:rPr>
        <w:t xml:space="preserve">are necessary to </w:t>
      </w:r>
      <w:r w:rsidR="00012562">
        <w:rPr>
          <w:rFonts w:ascii="Helvetica" w:hAnsi="Helvetica"/>
        </w:rPr>
        <w:t xml:space="preserve">distinguish between cells growing in different </w:t>
      </w:r>
      <w:r>
        <w:rPr>
          <w:rFonts w:ascii="Helvetica" w:hAnsi="Helvetica"/>
        </w:rPr>
        <w:t>environmental conditions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Jwj2ETx8","properties":{"formattedCitation":"[33,34]","plainCitation":"[33,34]","noteIndex":0},"citationItems":[{"id":34,"uris":["http://zotero.org/users/local/WXskNUvk/items/SDNZJ3HR"],"uri":["http://zotero.org/users/local/WXskNUvk/items/SDNZJ3HR"],"itemData":{"id":34,"type":"article-journal","title":"Predicting Cellular Growth from Gene Expression Signatures","container-title":"PLoS Computational Biology","page":"e1000257","volume":"5","issue":"1","source":"Crossref","DOI":"10.1371/journal.pcbi.1000257","ISSN":"1553-7358","language":"en","author":[{"family":"Airoldi","given":"Edoardo M."},{"family":"Huttenhower","given":"Curtis"},{"family":"Gresham","given":"David"},{"family":"Lu","given":"Charles"},{"family":"Caudy","given":"Amy A."},{"family":"Dunham","given":"Maitreya J."},{"family":"Broach","given":"James R."},{"family":"Botstein","given":"David"},{"family":"Troyanskaya","given":"Olga G."}],"editor":[{"family":"Rzhetsky","given":"Andrey"}],"issued":{"date-parts":[["2009",1,2]]}}},{"id":35,"uris":["http://zotero.org/users/local/WXskNUvk/items/XMS7WXYM"],"uri":["http://zotero.org/users/local/WXskNUvk/items/XMS7WXYM"],"itemData":{"id":35,"type":"article-journal","title":"Nutrient control of eukaryote cell growth: a systems biology study in yeast","container-title":"BMC Biology","page":"68","volume":"8","issue":"1","source":"Crossref","DOI":"10.1186/1741-7007-8-68","ISSN":"1741-7007","shortTitle":"Nutrient control of eukaryote cell growth","language":"en","author":[{"family":"Gutteridge","given":"Alex"},{"family":"Pir","given":"Pınar"},{"family":"Castrillo","given":"Juan I"},{"family":"Charles","given":"Philip D"},{"family":"Lilley","given":"Kathryn S"},{"family":"Oliver","given":"Stephen G"}],"issued":{"date-parts":[["2010"]]}}}],"schema":"https://github.com/citation-style-language/schema/raw/master/csl-citation.json"} </w:instrText>
      </w:r>
      <w:r w:rsidR="008B2C27">
        <w:rPr>
          <w:rFonts w:ascii="Helvetica" w:hAnsi="Helvetica"/>
        </w:rPr>
        <w:fldChar w:fldCharType="separate"/>
      </w:r>
      <w:r w:rsidR="00906D8D">
        <w:rPr>
          <w:rFonts w:ascii="Helvetica" w:hAnsi="Helvetica"/>
        </w:rPr>
        <w:t>[33,34]</w:t>
      </w:r>
      <w:r w:rsidR="008B2C27">
        <w:rPr>
          <w:rFonts w:ascii="Helvetica" w:hAnsi="Helvetica"/>
        </w:rPr>
        <w:fldChar w:fldCharType="end"/>
      </w:r>
      <w:r w:rsidR="007134EF">
        <w:rPr>
          <w:rFonts w:ascii="Helvetica" w:hAnsi="Helvetica"/>
        </w:rPr>
        <w:t>.</w:t>
      </w:r>
      <w:r>
        <w:rPr>
          <w:rFonts w:ascii="Helvetica" w:hAnsi="Helvetica"/>
        </w:rPr>
        <w:t xml:space="preserve"> </w:t>
      </w:r>
      <w:r w:rsidR="00E465D6">
        <w:rPr>
          <w:rFonts w:ascii="Helvetica" w:hAnsi="Helvetica"/>
        </w:rPr>
        <w:t>F</w:t>
      </w:r>
      <w:r w:rsidR="00F74437">
        <w:rPr>
          <w:rFonts w:ascii="Helvetica" w:hAnsi="Helvetica"/>
        </w:rPr>
        <w:t>e</w:t>
      </w:r>
      <w:r w:rsidR="00E465D6">
        <w:rPr>
          <w:rFonts w:ascii="Helvetica" w:hAnsi="Helvetica"/>
        </w:rPr>
        <w:t xml:space="preserve">w studies have focused on using the abundance of </w:t>
      </w:r>
      <w:r w:rsidR="00C241C6">
        <w:rPr>
          <w:rFonts w:ascii="Helvetica" w:hAnsi="Helvetica"/>
        </w:rPr>
        <w:t>cellular macro</w:t>
      </w:r>
      <w:r w:rsidR="00E465D6">
        <w:rPr>
          <w:rFonts w:ascii="Helvetica" w:hAnsi="Helvetica"/>
        </w:rPr>
        <w:t>molecules to</w:t>
      </w:r>
      <w:r w:rsidR="00F74437">
        <w:rPr>
          <w:rFonts w:ascii="Helvetica" w:hAnsi="Helvetica"/>
        </w:rPr>
        <w:t xml:space="preserve"> predict external environmental </w:t>
      </w:r>
      <w:r w:rsidR="00E465D6">
        <w:rPr>
          <w:rFonts w:ascii="Helvetica" w:hAnsi="Helvetica"/>
        </w:rPr>
        <w:t>features</w:t>
      </w:r>
      <w:r w:rsidR="00F74437">
        <w:rPr>
          <w:rFonts w:ascii="Helvetica" w:hAnsi="Helvetica"/>
        </w:rPr>
        <w:t xml:space="preserve"> across a range of partially-overlapping cond</w:t>
      </w:r>
      <w:r w:rsidR="00E465D6">
        <w:rPr>
          <w:rFonts w:ascii="Helvetica" w:hAnsi="Helvetica"/>
        </w:rPr>
        <w:t>itions and cellular growth states</w:t>
      </w:r>
      <w:r w:rsidR="00C9442A">
        <w:rPr>
          <w:rFonts w:ascii="Helvetica" w:hAnsi="Helvetica"/>
        </w:rPr>
        <w:t>.</w:t>
      </w:r>
    </w:p>
    <w:p w14:paraId="6C31F13E" w14:textId="77777777" w:rsidR="007134EF" w:rsidRDefault="007134EF" w:rsidP="00CF5836">
      <w:pPr>
        <w:spacing w:line="360" w:lineRule="auto"/>
        <w:rPr>
          <w:rFonts w:ascii="Helvetica" w:hAnsi="Helvetica"/>
        </w:rPr>
      </w:pPr>
    </w:p>
    <w:p w14:paraId="5300D8DA" w14:textId="16E2E070"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w:t>
      </w:r>
      <w:r w:rsidR="00C241C6">
        <w:rPr>
          <w:rFonts w:ascii="Helvetica" w:hAnsi="Helvetica"/>
        </w:rPr>
        <w:t xml:space="preserve"> be leveraged to</w:t>
      </w:r>
      <w:r w:rsidRPr="00477CC4">
        <w:rPr>
          <w:rFonts w:ascii="Helvetica" w:hAnsi="Helvetica"/>
        </w:rPr>
        <w:t xml:space="preserve"> discriminate </w:t>
      </w:r>
      <w:r>
        <w:rPr>
          <w:rFonts w:ascii="Helvetica" w:hAnsi="Helvetica"/>
        </w:rPr>
        <w:t xml:space="preserve">between </w:t>
      </w:r>
      <w:r w:rsidRPr="00477CC4">
        <w:rPr>
          <w:rFonts w:ascii="Helvetica" w:hAnsi="Helvetica"/>
        </w:rPr>
        <w:t>environmental conditions in the absence of prior knowledge about the role and function of individual genes</w:t>
      </w:r>
      <w:r w:rsidR="00C241C6">
        <w:rPr>
          <w:rFonts w:ascii="Helvetica" w:hAnsi="Helvetica"/>
        </w:rPr>
        <w:t xml:space="preserve"> or explicit repre</w:t>
      </w:r>
      <w:r w:rsidR="00512337">
        <w:rPr>
          <w:rFonts w:ascii="Helvetica" w:hAnsi="Helvetica"/>
        </w:rPr>
        <w:t xml:space="preserve">sentation of </w:t>
      </w:r>
      <w:r w:rsidR="00512337">
        <w:rPr>
          <w:rFonts w:ascii="Helvetica" w:hAnsi="Helvetica"/>
        </w:rPr>
        <w:lastRenderedPageBreak/>
        <w:t>cellular metabolism</w:t>
      </w:r>
      <w:r w:rsidRPr="00477CC4">
        <w:rPr>
          <w:rFonts w:ascii="Helvetica" w:hAnsi="Helvetica"/>
        </w:rPr>
        <w:t xml:space="preserve">.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q68uOQVR","properties":{"formattedCitation":"[35]","plainCitation":"[35]","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906D8D">
        <w:rPr>
          <w:rFonts w:ascii="Helvetica" w:hAnsi="Helvetica"/>
        </w:rPr>
        <w:t>[35]</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C241C6">
        <w:rPr>
          <w:rFonts w:ascii="Helvetica" w:hAnsi="Helvetica"/>
        </w:rPr>
        <w:t xml:space="preserve">several distinct </w:t>
      </w:r>
      <w:r w:rsidR="00060B23" w:rsidRPr="00477CC4">
        <w:rPr>
          <w:rFonts w:ascii="Helvetica" w:hAnsi="Helvetica"/>
        </w:rPr>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w:t>
      </w:r>
      <w:r w:rsidR="00512337">
        <w:rPr>
          <w:rFonts w:ascii="Helvetica" w:hAnsi="Helvetica"/>
        </w:rPr>
        <w:t>high</w:t>
      </w:r>
      <w:r w:rsidR="00060B23" w:rsidRPr="00477CC4">
        <w:rPr>
          <w:rFonts w:ascii="Helvetica" w:hAnsi="Helvetica"/>
        </w:rPr>
        <w:t xml:space="preserve">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 xml:space="preserve">that prediction accuracies decrease </w:t>
      </w:r>
      <w:r w:rsidR="00512337">
        <w:rPr>
          <w:rFonts w:ascii="Helvetica" w:hAnsi="Helvetica"/>
        </w:rPr>
        <w:t>for</w:t>
      </w:r>
      <w:r w:rsidR="00060B23">
        <w:rPr>
          <w:rFonts w:ascii="Helvetica" w:hAnsi="Helvetica"/>
        </w:rPr>
        <w:t xml:space="preserve"> stationary phase cells, indicating the importance of cellular growth for discriminating between conditions. Finally, we </w:t>
      </w:r>
      <w:r w:rsidR="00C9442A">
        <w:rPr>
          <w:rFonts w:ascii="Helvetica" w:hAnsi="Helvetica"/>
        </w:rPr>
        <w:t>caution</w:t>
      </w:r>
      <w:r w:rsidR="00060B23">
        <w:rPr>
          <w:rFonts w:ascii="Helvetica" w:hAnsi="Helvetica"/>
        </w:rPr>
        <w:t xml:space="preserve"> that </w:t>
      </w:r>
      <w:r w:rsidR="00012562">
        <w:rPr>
          <w:rFonts w:ascii="Helvetica" w:hAnsi="Helvetica"/>
        </w:rPr>
        <w:t xml:space="preserve">the overall accuracy of our models may be </w:t>
      </w:r>
      <w:r w:rsidR="00060B23">
        <w:rPr>
          <w:rFonts w:ascii="Helvetica" w:hAnsi="Helvetica"/>
        </w:rPr>
        <w:t>limited by training set size</w:t>
      </w:r>
      <w:r w:rsidR="00012562">
        <w:rPr>
          <w:rFonts w:ascii="Helvetica" w:hAnsi="Helvetica"/>
        </w:rPr>
        <w:t>; we found that</w:t>
      </w:r>
      <w:r w:rsidR="00060B23">
        <w:rPr>
          <w:rFonts w:ascii="Helvetica" w:hAnsi="Helvetica"/>
        </w:rPr>
        <w:t xml:space="preserve"> </w:t>
      </w:r>
      <w:r w:rsidR="00C9442A">
        <w:rPr>
          <w:rFonts w:ascii="Helvetica" w:hAnsi="Helvetica"/>
        </w:rPr>
        <w:t xml:space="preserve">the most difficult conditions to predict are the conditions for which we have the smallest amount of training data. </w:t>
      </w:r>
      <w:r w:rsidR="00012562">
        <w:rPr>
          <w:rFonts w:ascii="Helvetica" w:hAnsi="Helvetica"/>
        </w:rPr>
        <w:t>This suggests</w:t>
      </w:r>
      <w:r w:rsidR="00C9442A">
        <w:rPr>
          <w:rFonts w:ascii="Helvetica" w:hAnsi="Helvetica"/>
        </w:rPr>
        <w:t xml:space="preserve"> that </w:t>
      </w:r>
      <w:r w:rsidR="00060B23">
        <w:rPr>
          <w:rFonts w:ascii="Helvetica" w:hAnsi="Helvetica"/>
        </w:rPr>
        <w:t xml:space="preserve">our findings </w:t>
      </w:r>
      <w:r w:rsidR="00012562">
        <w:rPr>
          <w:rFonts w:ascii="Helvetica" w:hAnsi="Helvetica"/>
        </w:rPr>
        <w:t>may represent</w:t>
      </w:r>
      <w:r w:rsidR="00060B23">
        <w:rPr>
          <w:rFonts w:ascii="Helvetica" w:hAnsi="Helvetica"/>
        </w:rPr>
        <w:t xml:space="preserve">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5149388"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w:t>
      </w:r>
      <w:r w:rsidR="00C9442A">
        <w:rPr>
          <w:rFonts w:ascii="Helvetica" w:hAnsi="Helvetica"/>
        </w:rPr>
        <w:t xml:space="preserve">(strain </w:t>
      </w:r>
      <w:r w:rsidR="00C9442A" w:rsidRPr="00C9442A">
        <w:rPr>
          <w:rFonts w:ascii="Helvetica" w:hAnsi="Helvetica"/>
        </w:rPr>
        <w:t>REL606</w:t>
      </w:r>
      <w:r w:rsidR="00C9442A">
        <w:rPr>
          <w:rFonts w:ascii="Helvetica" w:hAnsi="Helvetica"/>
        </w:rPr>
        <w:t xml:space="preserve">) </w:t>
      </w:r>
      <w:r w:rsidRPr="009722B0">
        <w:rPr>
          <w:rFonts w:ascii="Helvetica" w:hAnsi="Helvetica"/>
        </w:rPr>
        <w:t>mRNA and protein abundances, measured under 34 different conditions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1OQiWI7i","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LYPrkEGO/Abe1Uqid","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906D8D">
        <w:rPr>
          <w:rFonts w:ascii="Helvetica" w:hAnsi="Helvetica"/>
        </w:rPr>
        <w:t>[35,36]</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w:t>
      </w:r>
      <w:commentRangeStart w:id="6"/>
      <w:r w:rsidR="00DE1435">
        <w:rPr>
          <w:rFonts w:ascii="Helvetica" w:hAnsi="Helvetica"/>
        </w:rPr>
        <w:t>four parameters</w:t>
      </w:r>
      <w:commentRangeEnd w:id="6"/>
      <w:r w:rsidR="00967541">
        <w:rPr>
          <w:rStyle w:val="CommentReference"/>
        </w:rPr>
        <w:commentReference w:id="6"/>
      </w:r>
      <w:ins w:id="7" w:author="Hockenberry, Adam J" w:date="2018-09-27T11:37:00Z">
        <w:r w:rsidR="00B11C78">
          <w:rPr>
            <w:rFonts w:ascii="Helvetica" w:hAnsi="Helvetica"/>
          </w:rPr>
          <w:t>: carbon source, growth phase,</w:t>
        </w:r>
      </w:ins>
      <w:ins w:id="8" w:author="Hockenberry, Adam J" w:date="2018-09-27T11:38:00Z">
        <w:r w:rsidR="00B11C78">
          <w:rPr>
            <w:rFonts w:ascii="Helvetica" w:hAnsi="Helvetica"/>
          </w:rPr>
          <w:t xml:space="preserve"> Na</w:t>
        </w:r>
        <w:r w:rsidR="00B11C78" w:rsidRPr="00133991">
          <w:rPr>
            <w:rFonts w:ascii="Helvetica" w:hAnsi="Helvetica"/>
            <w:vertAlign w:val="superscript"/>
          </w:rPr>
          <w:t>+</w:t>
        </w:r>
        <w:r w:rsidR="00B11C78">
          <w:rPr>
            <w:rFonts w:ascii="Helvetica" w:hAnsi="Helvetica"/>
          </w:rPr>
          <w:t xml:space="preserve"> concentration and Mg</w:t>
        </w:r>
        <w:r w:rsidR="00B11C78">
          <w:rPr>
            <w:rFonts w:ascii="Helvetica" w:hAnsi="Helvetica"/>
            <w:vertAlign w:val="superscript"/>
          </w:rPr>
          <w:t xml:space="preserve">2+ </w:t>
        </w:r>
        <w:r w:rsidR="00B11C78">
          <w:rPr>
            <w:rFonts w:ascii="Helvetica" w:hAnsi="Helvetica"/>
          </w:rPr>
          <w:t>concentration.</w:t>
        </w:r>
      </w:ins>
      <w:del w:id="9" w:author="Hockenberry, Adam J" w:date="2018-09-27T11:38:00Z">
        <w:r w:rsidR="00DE1435" w:rsidDel="00B11C78">
          <w:rPr>
            <w:rFonts w:ascii="Helvetica" w:hAnsi="Helvetica"/>
          </w:rPr>
          <w:delText>.</w:delText>
        </w:r>
      </w:del>
      <w:r w:rsidR="00DE1435">
        <w:rPr>
          <w:rFonts w:ascii="Helvetica" w:hAnsi="Helvetica"/>
        </w:rPr>
        <w:t xml:space="preserve">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w:t>
      </w:r>
      <w:r w:rsidR="006F2CC4" w:rsidRPr="00133991">
        <w:rPr>
          <w:rFonts w:ascii="Helvetica" w:hAnsi="Helvetica"/>
          <w:vertAlign w:val="superscript"/>
        </w:rPr>
        <w:t>+</w:t>
      </w:r>
      <w:r>
        <w:rPr>
          <w:rFonts w:ascii="Helvetica" w:hAnsi="Helvetica"/>
        </w:rPr>
        <w:t>”). For t</w:t>
      </w:r>
      <w:r w:rsidR="008D0690">
        <w:rPr>
          <w:rFonts w:ascii="Helvetica" w:hAnsi="Helvetica"/>
        </w:rPr>
        <w:t xml:space="preserve">he remainder of this </w:t>
      </w:r>
      <w:ins w:id="10" w:author="Wilke, Claus O" w:date="2018-09-26T21:34:00Z">
        <w:r w:rsidR="00967541">
          <w:rPr>
            <w:rFonts w:ascii="Helvetica" w:hAnsi="Helvetica"/>
          </w:rPr>
          <w:t>work</w:t>
        </w:r>
      </w:ins>
      <w:del w:id="11" w:author="Wilke, Claus O" w:date="2018-09-26T21:34:00Z">
        <w:r w:rsidR="008D0690" w:rsidDel="00967541">
          <w:rPr>
            <w:rFonts w:ascii="Helvetica" w:hAnsi="Helvetica"/>
          </w:rPr>
          <w:delText>manuscript</w:delText>
        </w:r>
      </w:del>
      <w:r w:rsidR="008D0690">
        <w:rPr>
          <w:rFonts w:ascii="Helvetica" w:hAnsi="Helvetica"/>
        </w:rPr>
        <w:t xml:space="preserve">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defining</w:t>
      </w:r>
      <w:r w:rsidR="00512337">
        <w:rPr>
          <w:rFonts w:ascii="Helvetica" w:hAnsi="Helvetica"/>
        </w:rPr>
        <w:t>: i)</w:t>
      </w:r>
      <w:r w:rsidR="00D26F13">
        <w:rPr>
          <w:rFonts w:ascii="Helvetica" w:hAnsi="Helvetica"/>
        </w:rPr>
        <w:t xml:space="preserve">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00512337">
        <w:rPr>
          <w:rFonts w:ascii="Helvetica" w:hAnsi="Helvetica"/>
        </w:rPr>
        <w:t xml:space="preserve">ii)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00512337">
        <w:rPr>
          <w:rFonts w:ascii="Helvetica" w:hAnsi="Helvetica"/>
        </w:rPr>
        <w:t xml:space="preserve">iii)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00512337">
        <w:rPr>
          <w:rFonts w:ascii="Helvetica" w:hAnsi="Helvetica"/>
        </w:rPr>
        <w:t xml:space="preserve">iv)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6F2CC4">
        <w:rPr>
          <w:rFonts w:ascii="Helvetica" w:hAnsi="Helvetica"/>
        </w:rPr>
        <w:t xml:space="preserve">While we note that growth phase is not strictly an environmental feature, we suspected that this </w:t>
      </w:r>
      <w:r w:rsidR="006F2CC4">
        <w:rPr>
          <w:rFonts w:ascii="Helvetica" w:hAnsi="Helvetica"/>
        </w:rPr>
        <w:lastRenderedPageBreak/>
        <w:t xml:space="preserve">indicator of cellular state would be an important feature to consider since prior research has shown that the macromolecular composition of cells </w:t>
      </w:r>
      <w:commentRangeStart w:id="12"/>
      <w:r w:rsidR="006F2CC4">
        <w:rPr>
          <w:rFonts w:ascii="Helvetica" w:hAnsi="Helvetica"/>
        </w:rPr>
        <w:t xml:space="preserve">varies </w:t>
      </w:r>
      <w:r w:rsidR="00512337">
        <w:rPr>
          <w:rFonts w:ascii="Helvetica" w:hAnsi="Helvetica"/>
        </w:rPr>
        <w:t>substantially</w:t>
      </w:r>
      <w:r w:rsidR="006F2CC4">
        <w:rPr>
          <w:rFonts w:ascii="Helvetica" w:hAnsi="Helvetica"/>
        </w:rPr>
        <w:t xml:space="preserve"> between exponentially growing and stationary phase cells</w:t>
      </w:r>
      <w:commentRangeEnd w:id="12"/>
      <w:r w:rsidR="00967541">
        <w:rPr>
          <w:rStyle w:val="CommentReference"/>
        </w:rPr>
        <w:commentReference w:id="12"/>
      </w:r>
      <w:ins w:id="13" w:author="Hockenberry, Adam J" w:date="2018-09-27T11:52:00Z">
        <w:r w:rsidR="00B32C0A">
          <w:rPr>
            <w:rFonts w:ascii="Helvetica" w:hAnsi="Helvetica"/>
          </w:rPr>
          <w:t xml:space="preserve"> </w:t>
        </w:r>
        <w:r w:rsidR="00B32C0A">
          <w:rPr>
            <w:rFonts w:ascii="Helvetica" w:hAnsi="Helvetica"/>
          </w:rPr>
          <w:fldChar w:fldCharType="begin"/>
        </w:r>
      </w:ins>
      <w:r w:rsidR="005E39D1">
        <w:rPr>
          <w:rFonts w:ascii="Helvetica" w:hAnsi="Helvetica"/>
        </w:rPr>
        <w:instrText xml:space="preserve"> ADDIN ZOTERO_ITEM CSL_CITATION {"citationID":"PM0zSBOm","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LYPrkEGO/Abe1Uqid","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ins w:id="14" w:author="Hockenberry, Adam J" w:date="2018-09-27T11:52:00Z">
        <w:r w:rsidR="00B32C0A">
          <w:rPr>
            <w:rFonts w:ascii="Helvetica" w:hAnsi="Helvetica"/>
          </w:rPr>
          <w:fldChar w:fldCharType="separate"/>
        </w:r>
        <w:r w:rsidR="00B32C0A">
          <w:rPr>
            <w:rFonts w:ascii="Helvetica" w:hAnsi="Helvetica"/>
          </w:rPr>
          <w:t>[35,36]</w:t>
        </w:r>
        <w:r w:rsidR="00B32C0A">
          <w:rPr>
            <w:rFonts w:ascii="Helvetica" w:hAnsi="Helvetica"/>
          </w:rPr>
          <w:fldChar w:fldCharType="end"/>
        </w:r>
      </w:ins>
      <w:r w:rsidR="006F2CC4">
        <w:rPr>
          <w:rFonts w:ascii="Helvetica" w:hAnsi="Helvetica"/>
        </w:rPr>
        <w:t>. With these data and features, t</w:t>
      </w:r>
      <w:r w:rsidR="00D26F13">
        <w:rPr>
          <w:rFonts w:ascii="Helvetica" w:hAnsi="Helvetica"/>
        </w:rPr>
        <w: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capable</w:t>
      </w:r>
      <w:r w:rsidR="00512337">
        <w:rPr>
          <w:rFonts w:ascii="Helvetica" w:hAnsi="Helvetica"/>
        </w:rPr>
        <w:t xml:space="preserve"> of discriminating between the known</w:t>
      </w:r>
      <w:r w:rsidRPr="00477CC4">
        <w:rPr>
          <w:rFonts w:ascii="Helvetica" w:hAnsi="Helvetica"/>
        </w:rPr>
        <w:t xml:space="preserve"> growth parameters given </w:t>
      </w:r>
      <w:r>
        <w:rPr>
          <w:rFonts w:ascii="Helvetica" w:hAnsi="Helvetica"/>
        </w:rPr>
        <w:t xml:space="preserve">only </w:t>
      </w:r>
      <w:r w:rsidRPr="00477CC4">
        <w:rPr>
          <w:rFonts w:ascii="Helvetica" w:hAnsi="Helvetica"/>
        </w:rPr>
        <w:t xml:space="preserve">knowledge of </w:t>
      </w:r>
      <w:r w:rsidR="00512337">
        <w:rPr>
          <w:rFonts w:ascii="Helvetica" w:hAnsi="Helvetica"/>
        </w:rPr>
        <w:t>gene expression levels</w:t>
      </w:r>
      <w:r w:rsidR="008D0690">
        <w:rPr>
          <w:rFonts w:ascii="Helvetica" w:hAnsi="Helvetica"/>
        </w:rPr>
        <w:t>?</w:t>
      </w:r>
    </w:p>
    <w:p w14:paraId="058CBB52" w14:textId="77777777" w:rsidR="009722B0" w:rsidRDefault="009722B0" w:rsidP="009722B0">
      <w:pPr>
        <w:spacing w:line="360" w:lineRule="auto"/>
        <w:rPr>
          <w:rFonts w:ascii="Helvetica" w:hAnsi="Helvetica"/>
        </w:rPr>
      </w:pPr>
    </w:p>
    <w:p w14:paraId="29B5625D" w14:textId="249F6CFB" w:rsidR="005E485E" w:rsidRDefault="009722B0" w:rsidP="009722B0">
      <w:pPr>
        <w:spacing w:line="360" w:lineRule="auto"/>
        <w:rPr>
          <w:rFonts w:ascii="Helvetica" w:hAnsi="Helvetica"/>
        </w:rPr>
      </w:pPr>
      <w:r>
        <w:rPr>
          <w:rFonts w:ascii="Helvetica" w:hAnsi="Helvetica"/>
        </w:rPr>
        <w:t xml:space="preserve">We </w:t>
      </w:r>
      <w:r w:rsidR="00D26F13">
        <w:rPr>
          <w:rFonts w:ascii="Helvetica" w:hAnsi="Helvetica"/>
        </w:rPr>
        <w:t>first split</w:t>
      </w:r>
      <w:r>
        <w:rPr>
          <w:rFonts w:ascii="Helvetica" w:hAnsi="Helvetica"/>
        </w:rPr>
        <w:t xml:space="preserve"> s</w:t>
      </w:r>
      <w:r w:rsidR="00F57421">
        <w:rPr>
          <w:rFonts w:ascii="Helvetica" w:hAnsi="Helvetica"/>
        </w:rPr>
        <w:t xml:space="preserve">amples </w:t>
      </w:r>
      <w:r w:rsidR="009A2190">
        <w:rPr>
          <w:rFonts w:ascii="Helvetica" w:hAnsi="Helvetica"/>
        </w:rPr>
        <w:t xml:space="preserve">into </w:t>
      </w:r>
      <w:r w:rsidR="006F2CC4">
        <w:rPr>
          <w:rFonts w:ascii="Helvetica" w:hAnsi="Helvetica"/>
        </w:rPr>
        <w:t>training</w:t>
      </w:r>
      <w:r w:rsidR="00F57421">
        <w:rPr>
          <w:rFonts w:ascii="Helvetica" w:hAnsi="Helvetica"/>
        </w:rPr>
        <w:t>/</w:t>
      </w:r>
      <w:r w:rsidR="009A2190">
        <w:rPr>
          <w:rFonts w:ascii="Helvetica" w:hAnsi="Helvetica"/>
        </w:rPr>
        <w:t xml:space="preserve">validation </w:t>
      </w:r>
      <w:r w:rsidR="00D26F13">
        <w:rPr>
          <w:rFonts w:ascii="Helvetica" w:hAnsi="Helvetica"/>
        </w:rPr>
        <w:t>and test</w:t>
      </w:r>
      <w:r w:rsidR="006F2CC4">
        <w:rPr>
          <w:rFonts w:ascii="Helvetica" w:hAnsi="Helvetica"/>
        </w:rPr>
        <w:t xml:space="preserve"> datasets</w:t>
      </w:r>
      <w:r w:rsidR="008D23DD">
        <w:rPr>
          <w:rFonts w:ascii="Helvetica" w:hAnsi="Helvetica"/>
        </w:rPr>
        <w:t xml:space="preserve"> using a semi-random approach that randomly splits</w:t>
      </w:r>
      <w:r w:rsidR="00F4446E">
        <w:rPr>
          <w:rFonts w:ascii="Helvetica" w:hAnsi="Helvetica"/>
        </w:rPr>
        <w:t xml:space="preserve"> data while preserving</w:t>
      </w:r>
      <w:r w:rsidR="00512337">
        <w:rPr>
          <w:rFonts w:ascii="Helvetica" w:hAnsi="Helvetica"/>
        </w:rPr>
        <w:t xml:space="preserve"> class balances</w:t>
      </w:r>
      <w:r w:rsidR="006F2CC4">
        <w:rPr>
          <w:rFonts w:ascii="Helvetica" w:hAnsi="Helvetica"/>
        </w:rPr>
        <w:t xml:space="preserve">. </w:t>
      </w:r>
      <w:r w:rsidR="005E485E">
        <w:rPr>
          <w:rFonts w:ascii="Helvetica" w:hAnsi="Helvetica"/>
        </w:rPr>
        <w:t>We performed several data processing steps, including batch correction and Principal Component Analysis (PCA) to reduce the dimensionality of the data (see Materials and Methods for details). We analyzed the top 10 genes contributing to the dominant principal components (PC1 and PC2, in both mRNA and protein datasets) and found that they all have orthologs</w:t>
      </w:r>
      <w:r w:rsidR="005E485E">
        <w:rPr>
          <w:rFonts w:ascii="Helvetica" w:hAnsi="Helvetica"/>
          <w:i/>
        </w:rPr>
        <w:t xml:space="preserve"> </w:t>
      </w:r>
      <w:r w:rsidR="005E485E" w:rsidRPr="00893A54">
        <w:rPr>
          <w:rFonts w:ascii="Helvetica" w:hAnsi="Helvetica"/>
        </w:rPr>
        <w:t>in</w:t>
      </w:r>
      <w:r w:rsidR="005E485E">
        <w:rPr>
          <w:rFonts w:ascii="Helvetica" w:hAnsi="Helvetica"/>
        </w:rPr>
        <w:t xml:space="preserve"> both B- and K- strains suggesting that data collection/extrapolation across different strains may not be particularly problematic for future studies (S1 Table). Additionally, PC1 was enriched for highly expressed genes in both mRNA and protein datasets (elongation factors, RNA polymerase subunits, outer membrane proteins, </w:t>
      </w:r>
      <w:r w:rsidR="005E485E">
        <w:rPr>
          <w:rFonts w:ascii="Helvetica" w:hAnsi="Helvetica"/>
          <w:i/>
        </w:rPr>
        <w:t>etc.</w:t>
      </w:r>
      <w:r w:rsidR="005E485E">
        <w:rPr>
          <w:rFonts w:ascii="Helvetica" w:hAnsi="Helvetica"/>
        </w:rPr>
        <w:t>), with the protein datasets particularly consisting of several important chaperones (</w:t>
      </w:r>
      <w:r w:rsidR="005E485E" w:rsidRPr="005E485E">
        <w:rPr>
          <w:rFonts w:ascii="Helvetica" w:hAnsi="Helvetica"/>
          <w:i/>
        </w:rPr>
        <w:t>dnaK</w:t>
      </w:r>
      <w:r w:rsidR="005E485E">
        <w:rPr>
          <w:rFonts w:ascii="Helvetica" w:hAnsi="Helvetica"/>
        </w:rPr>
        <w:t xml:space="preserve"> and </w:t>
      </w:r>
      <w:r w:rsidR="005E485E" w:rsidRPr="005E485E">
        <w:rPr>
          <w:rFonts w:ascii="Helvetica" w:hAnsi="Helvetica"/>
          <w:i/>
        </w:rPr>
        <w:t>groEL</w:t>
      </w:r>
      <w:r w:rsidR="005E485E">
        <w:rPr>
          <w:rFonts w:ascii="Helvetica" w:hAnsi="Helvetica"/>
        </w:rPr>
        <w:t xml:space="preserve">). </w:t>
      </w:r>
    </w:p>
    <w:p w14:paraId="416417A0" w14:textId="77777777" w:rsidR="005E485E" w:rsidRDefault="005E485E" w:rsidP="009722B0">
      <w:pPr>
        <w:spacing w:line="360" w:lineRule="auto"/>
        <w:rPr>
          <w:rFonts w:ascii="Helvetica" w:hAnsi="Helvetica"/>
        </w:rPr>
      </w:pPr>
    </w:p>
    <w:p w14:paraId="08F50F9D" w14:textId="3A13EE9A" w:rsidR="00893A54" w:rsidRDefault="00512337" w:rsidP="009722B0">
      <w:pPr>
        <w:spacing w:line="360" w:lineRule="auto"/>
        <w:rPr>
          <w:rFonts w:ascii="Helvetica" w:hAnsi="Helvetica"/>
        </w:rPr>
      </w:pPr>
      <w:r>
        <w:rPr>
          <w:rFonts w:ascii="Helvetica" w:hAnsi="Helvetica"/>
        </w:rPr>
        <w:t xml:space="preserve">During the model </w:t>
      </w:r>
      <w:r w:rsidR="00F4446E">
        <w:rPr>
          <w:rFonts w:ascii="Helvetica" w:hAnsi="Helvetica"/>
        </w:rPr>
        <w:t>tuning</w:t>
      </w:r>
      <w:r>
        <w:rPr>
          <w:rFonts w:ascii="Helvetica" w:hAnsi="Helvetica"/>
        </w:rPr>
        <w:t xml:space="preserve"> phase, w</w:t>
      </w:r>
      <w:r w:rsidR="00F57421">
        <w:rPr>
          <w:rFonts w:ascii="Helvetica" w:hAnsi="Helvetica"/>
        </w:rPr>
        <w:t>e</w:t>
      </w:r>
      <w:r w:rsidR="00937AED">
        <w:rPr>
          <w:rFonts w:ascii="Helvetica" w:hAnsi="Helvetica"/>
        </w:rPr>
        <w:t xml:space="preserve"> </w:t>
      </w:r>
      <w:r w:rsidR="006F2CC4">
        <w:rPr>
          <w:rFonts w:ascii="Helvetica" w:hAnsi="Helvetica"/>
        </w:rPr>
        <w:t>optimized hyperparameters in the machine learning pipe</w:t>
      </w:r>
      <w:del w:id="15" w:author="Wilke, Claus O" w:date="2018-09-26T21:35:00Z">
        <w:r w:rsidR="006F2CC4" w:rsidDel="009749B0">
          <w:rPr>
            <w:rFonts w:ascii="Helvetica" w:hAnsi="Helvetica"/>
          </w:rPr>
          <w:delText>-</w:delText>
        </w:r>
      </w:del>
      <w:r w:rsidR="006F2CC4">
        <w:rPr>
          <w:rFonts w:ascii="Helvetica" w:hAnsi="Helvetica"/>
        </w:rPr>
        <w:t>line by</w:t>
      </w:r>
      <w:r w:rsidR="009A2190">
        <w:rPr>
          <w:rFonts w:ascii="Helvetica" w:hAnsi="Helvetica"/>
        </w:rPr>
        <w:t xml:space="preserve"> further</w:t>
      </w:r>
      <w:r w:rsidR="00F57421">
        <w:rPr>
          <w:rFonts w:ascii="Helvetica" w:hAnsi="Helvetica"/>
        </w:rPr>
        <w:t xml:space="preserve"> splitting the training/validation data into training and validation sets</w:t>
      </w:r>
      <w:r w:rsidR="009A2190">
        <w:rPr>
          <w:rFonts w:ascii="Helvetica" w:hAnsi="Helvetica"/>
        </w:rPr>
        <w:t>,</w:t>
      </w:r>
      <w:r>
        <w:rPr>
          <w:rFonts w:ascii="Helvetica" w:hAnsi="Helvetica"/>
        </w:rPr>
        <w:t xml:space="preserve"> </w:t>
      </w:r>
      <w:r w:rsidR="006F2CC4">
        <w:rPr>
          <w:rFonts w:ascii="Helvetica" w:hAnsi="Helvetica"/>
        </w:rPr>
        <w:t>fitting mod</w:t>
      </w:r>
      <w:r w:rsidR="009A2190">
        <w:rPr>
          <w:rFonts w:ascii="Helvetica" w:hAnsi="Helvetica"/>
        </w:rPr>
        <w:t>els to the labeled training set</w:t>
      </w:r>
      <w:r w:rsidR="00F57421">
        <w:rPr>
          <w:rFonts w:ascii="Helvetica" w:hAnsi="Helvetica"/>
        </w:rPr>
        <w:t>,</w:t>
      </w:r>
      <w:r w:rsidR="006F2CC4">
        <w:rPr>
          <w:rFonts w:ascii="Helvetica" w:hAnsi="Helvetica"/>
        </w:rPr>
        <w:t xml:space="preserve"> and optimizing for </w:t>
      </w:r>
      <w:r w:rsidR="00F57421">
        <w:rPr>
          <w:rFonts w:ascii="Helvetica" w:hAnsi="Helvetica"/>
        </w:rPr>
        <w:t>model</w:t>
      </w:r>
      <w:r w:rsidR="006F2CC4">
        <w:rPr>
          <w:rFonts w:ascii="Helvetica" w:hAnsi="Helvetica"/>
        </w:rPr>
        <w:t xml:space="preserve"> </w:t>
      </w:r>
      <w:r w:rsidR="00F57421">
        <w:rPr>
          <w:rFonts w:ascii="Helvetica" w:hAnsi="Helvetica"/>
        </w:rPr>
        <w:t>accuracy</w:t>
      </w:r>
      <w:r w:rsidR="006F2CC4">
        <w:rPr>
          <w:rFonts w:ascii="Helvetica" w:hAnsi="Helvetica"/>
        </w:rPr>
        <w:t xml:space="preserve"> on the validation </w:t>
      </w:r>
      <w:r w:rsidR="009A2190">
        <w:rPr>
          <w:rFonts w:ascii="Helvetica" w:hAnsi="Helvetica"/>
        </w:rPr>
        <w:t>set. We performed cross-validation by making 10 unique splits of the training/validation samples—with 75% of samples in training and 25% in validation sets—and searched</w:t>
      </w:r>
      <w:r w:rsidR="000A1585">
        <w:rPr>
          <w:rFonts w:ascii="Helvetica" w:hAnsi="Helvetica"/>
        </w:rPr>
        <w:t xml:space="preserve"> across a parameter grid </w:t>
      </w:r>
      <w:r w:rsidR="009A2190">
        <w:rPr>
          <w:rFonts w:ascii="Helvetica" w:hAnsi="Helvetica"/>
        </w:rPr>
        <w:t>to select</w:t>
      </w:r>
      <w:r w:rsidR="000A1585">
        <w:rPr>
          <w:rFonts w:ascii="Helvetica" w:hAnsi="Helvetica"/>
        </w:rPr>
        <w:t xml:space="preserve"> the </w:t>
      </w:r>
      <w:r w:rsidR="009A2190">
        <w:rPr>
          <w:rFonts w:ascii="Helvetica" w:hAnsi="Helvetica"/>
        </w:rPr>
        <w:t>hyperparameters</w:t>
      </w:r>
      <w:r w:rsidR="000A1585">
        <w:rPr>
          <w:rFonts w:ascii="Helvetica" w:hAnsi="Helvetica"/>
        </w:rPr>
        <w:t xml:space="preserve"> </w:t>
      </w:r>
      <w:r w:rsidR="009A2190">
        <w:rPr>
          <w:rFonts w:ascii="Helvetica" w:hAnsi="Helvetica"/>
        </w:rPr>
        <w:t>that gave</w:t>
      </w:r>
      <w:r w:rsidR="000A1585">
        <w:rPr>
          <w:rFonts w:ascii="Helvetica" w:hAnsi="Helvetica"/>
        </w:rPr>
        <w:t xml:space="preserve"> the highest </w:t>
      </w:r>
      <w:r w:rsidR="009A2190" w:rsidRPr="009A2190">
        <w:rPr>
          <w:rFonts w:ascii="Helvetica" w:hAnsi="Helvetica"/>
          <w:i/>
        </w:rPr>
        <w:t>F</w:t>
      </w:r>
      <w:r w:rsidR="009A2190" w:rsidRPr="009A2190">
        <w:rPr>
          <w:rFonts w:ascii="Helvetica" w:hAnsi="Helvetica"/>
          <w:vertAlign w:val="subscript"/>
        </w:rPr>
        <w:t>1</w:t>
      </w:r>
      <w:r w:rsidR="009A2190">
        <w:rPr>
          <w:rFonts w:ascii="Helvetica" w:hAnsi="Helvetica"/>
        </w:rPr>
        <w:t xml:space="preserve"> score on the validation set</w:t>
      </w:r>
      <w:r w:rsidR="009722B0">
        <w:rPr>
          <w:rFonts w:ascii="Helvetica" w:hAnsi="Helvetica"/>
        </w:rPr>
        <w:t>.</w:t>
      </w:r>
      <w:r w:rsidR="009A2190">
        <w:rPr>
          <w:rFonts w:ascii="Helvetica" w:hAnsi="Helvetica"/>
        </w:rPr>
        <w:t xml:space="preserve"> Finally, we tested the accuracy of model predictions on the test dataset using the optimized hyperparameters from the tuning phase. </w:t>
      </w:r>
      <w:r w:rsidR="00937AED">
        <w:rPr>
          <w:rFonts w:ascii="Helvetica" w:hAnsi="Helvetica"/>
        </w:rPr>
        <w:t>To assess</w:t>
      </w:r>
      <w:r w:rsidR="00F57421">
        <w:rPr>
          <w:rFonts w:ascii="Helvetica" w:hAnsi="Helvetica"/>
        </w:rPr>
        <w:t xml:space="preserve"> the overall</w:t>
      </w:r>
      <w:r w:rsidR="00937AED">
        <w:rPr>
          <w:rFonts w:ascii="Helvetica" w:hAnsi="Helvetica"/>
        </w:rPr>
        <w:t xml:space="preserve"> robustness of our </w:t>
      </w:r>
      <w:r>
        <w:rPr>
          <w:rFonts w:ascii="Helvetica" w:hAnsi="Helvetica"/>
        </w:rPr>
        <w:t>findings</w:t>
      </w:r>
      <w:r w:rsidR="00937AED">
        <w:rPr>
          <w:rFonts w:ascii="Helvetica" w:hAnsi="Helvetica"/>
        </w:rPr>
        <w:t>, w</w:t>
      </w:r>
      <w:r w:rsidR="009722B0">
        <w:rPr>
          <w:rFonts w:ascii="Helvetica" w:hAnsi="Helvetica"/>
        </w:rPr>
        <w:t>e</w:t>
      </w:r>
      <w:r w:rsidR="009722B0" w:rsidRPr="00FE04B6">
        <w:rPr>
          <w:rFonts w:ascii="Helvetica" w:hAnsi="Helvetica"/>
        </w:rPr>
        <w:t xml:space="preserve"> </w:t>
      </w:r>
      <w:r w:rsidR="00F57421">
        <w:rPr>
          <w:rFonts w:ascii="Helvetica" w:hAnsi="Helvetica"/>
        </w:rPr>
        <w:t xml:space="preserve">used repeated testing to </w:t>
      </w:r>
      <w:r>
        <w:rPr>
          <w:rFonts w:ascii="Helvetica" w:hAnsi="Helvetica"/>
        </w:rPr>
        <w:t>replicate</w:t>
      </w:r>
      <w:r w:rsidR="009A2190">
        <w:rPr>
          <w:rFonts w:ascii="Helvetica" w:hAnsi="Helvetica"/>
        </w:rPr>
        <w:t xml:space="preserve"> our entire pipe</w:t>
      </w:r>
      <w:r w:rsidR="00F57421">
        <w:rPr>
          <w:rFonts w:ascii="Helvetica" w:hAnsi="Helvetica"/>
        </w:rPr>
        <w:t xml:space="preserve">line </w:t>
      </w:r>
      <w:r w:rsidR="009722B0" w:rsidRPr="00180B75">
        <w:rPr>
          <w:rFonts w:ascii="Helvetica" w:hAnsi="Helvetica"/>
        </w:rPr>
        <w:t>60 times</w:t>
      </w:r>
      <w:r w:rsidR="00F57421">
        <w:rPr>
          <w:rFonts w:ascii="Helvetica" w:hAnsi="Helvetica"/>
        </w:rPr>
        <w:t xml:space="preserve"> and report the</w:t>
      </w:r>
      <w:r w:rsidR="009A2190">
        <w:rPr>
          <w:rFonts w:ascii="Helvetica" w:hAnsi="Helvetica"/>
        </w:rPr>
        <w:t xml:space="preserve"> mean and</w:t>
      </w:r>
      <w:r w:rsidR="00F57421">
        <w:rPr>
          <w:rFonts w:ascii="Helvetica" w:hAnsi="Helvetica"/>
        </w:rPr>
        <w:t xml:space="preserve"> range of variation in our </w:t>
      </w:r>
      <w:r w:rsidR="00F57421">
        <w:rPr>
          <w:rFonts w:ascii="Helvetica" w:hAnsi="Helvetica"/>
        </w:rPr>
        <w:lastRenderedPageBreak/>
        <w:t>final test set accuracies</w:t>
      </w:r>
      <w:r w:rsidR="009722B0" w:rsidRPr="00180B75">
        <w:rPr>
          <w:rFonts w:ascii="Helvetica" w:hAnsi="Helvetica"/>
        </w:rPr>
        <w:t>.</w:t>
      </w:r>
      <w:r w:rsidR="009722B0">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009722B0" w:rsidRPr="00180B75">
        <w:rPr>
          <w:rFonts w:ascii="Helvetica" w:hAnsi="Helvetica"/>
        </w:rPr>
        <w:t xml:space="preserve"> 2</w:t>
      </w:r>
      <w:r w:rsidR="00937AED">
        <w:rPr>
          <w:rFonts w:ascii="Helvetica" w:hAnsi="Helvetica"/>
        </w:rPr>
        <w:t xml:space="preserve"> and described in</w:t>
      </w:r>
      <w:r w:rsidR="00F57421">
        <w:rPr>
          <w:rFonts w:ascii="Helvetica" w:hAnsi="Helvetica"/>
        </w:rPr>
        <w:t xml:space="preserve"> greater</w:t>
      </w:r>
      <w:r w:rsidR="00937AED">
        <w:rPr>
          <w:rFonts w:ascii="Helvetica" w:hAnsi="Helvetica"/>
        </w:rPr>
        <w:t xml:space="preserve"> detail in </w:t>
      </w:r>
      <w:del w:id="16" w:author="Wilke, Claus O" w:date="2018-09-26T21:35:00Z">
        <w:r w:rsidR="008D0690" w:rsidDel="009749B0">
          <w:rPr>
            <w:rFonts w:ascii="Helvetica" w:hAnsi="Helvetica"/>
          </w:rPr>
          <w:delText xml:space="preserve">the </w:delText>
        </w:r>
      </w:del>
      <w:r w:rsidR="009722B0">
        <w:rPr>
          <w:rFonts w:ascii="Helvetica" w:hAnsi="Helvetica"/>
        </w:rPr>
        <w:t>Materials and Methods.</w:t>
      </w:r>
      <w:r w:rsidR="00893A54">
        <w:rPr>
          <w:rFonts w:ascii="Helvetica" w:hAnsi="Helvetica"/>
        </w:rPr>
        <w:t xml:space="preserve"> </w:t>
      </w:r>
    </w:p>
    <w:p w14:paraId="4958DC53" w14:textId="77777777" w:rsidR="00893A54" w:rsidRDefault="00893A54" w:rsidP="009722B0">
      <w:pPr>
        <w:spacing w:line="360" w:lineRule="auto"/>
        <w:rPr>
          <w:rFonts w:ascii="Helvetica" w:hAnsi="Helvetica"/>
        </w:rPr>
      </w:pPr>
    </w:p>
    <w:p w14:paraId="7220DD86" w14:textId="77777777" w:rsidR="0018122E" w:rsidRPr="0018122E" w:rsidRDefault="0018122E" w:rsidP="0018122E">
      <w:pPr>
        <w:spacing w:line="360" w:lineRule="auto"/>
        <w:rPr>
          <w:rFonts w:ascii="Helvetica" w:eastAsia="MS Mincho" w:hAnsi="Helvetica"/>
        </w:rPr>
      </w:pPr>
    </w:p>
    <w:p w14:paraId="1F6CA370" w14:textId="0FE2665F" w:rsidR="0018122E" w:rsidRPr="00AE7326" w:rsidRDefault="0018122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Growth conditions can be predicted accurately from both mRNA and protein abundances</w:t>
      </w:r>
    </w:p>
    <w:p w14:paraId="77DCE722" w14:textId="129EF968" w:rsidR="00FF5B19" w:rsidRDefault="0018122E" w:rsidP="009E284A">
      <w:pPr>
        <w:spacing w:line="360" w:lineRule="auto"/>
        <w:rPr>
          <w:rFonts w:ascii="Helvetica" w:hAnsi="Helvetica"/>
        </w:rPr>
      </w:pPr>
      <w:r w:rsidRPr="0018122E">
        <w:rPr>
          <w:rFonts w:ascii="Helvetica" w:eastAsia="MS Mincho" w:hAnsi="Helvetica"/>
        </w:rPr>
        <w:t xml:space="preserve">After constructing our analysis pipeline, we first asked whether there were major differences in the performance of different machine learning approaches. </w:t>
      </w:r>
      <w:r w:rsidR="00F57421">
        <w:rPr>
          <w:rFonts w:ascii="Helvetica" w:eastAsia="MS Mincho" w:hAnsi="Helvetica"/>
        </w:rPr>
        <w:t xml:space="preserve">Since our overall goal was to demonstrate the feasibility and limitations of using machine learning on gene expression data to predict environmental features, we </w:t>
      </w:r>
      <w:r w:rsidR="002A04A2">
        <w:rPr>
          <w:rFonts w:ascii="Helvetica" w:eastAsia="MS Mincho" w:hAnsi="Helvetica"/>
        </w:rPr>
        <w:t>wanted to:</w:t>
      </w:r>
      <w:r w:rsidR="00EA25AA">
        <w:rPr>
          <w:rFonts w:ascii="Helvetica" w:eastAsia="MS Mincho" w:hAnsi="Helvetica"/>
        </w:rPr>
        <w:t xml:space="preserve"> i) </w:t>
      </w:r>
      <w:r w:rsidR="00F57421">
        <w:rPr>
          <w:rFonts w:ascii="Helvetica" w:eastAsia="MS Mincho" w:hAnsi="Helvetica"/>
        </w:rPr>
        <w:t xml:space="preserve">ensure that our choice of machine learning algorithm did not substantially affect </w:t>
      </w:r>
      <w:r w:rsidR="00EA25AA">
        <w:rPr>
          <w:rFonts w:ascii="Helvetica" w:eastAsia="MS Mincho" w:hAnsi="Helvetica"/>
        </w:rPr>
        <w:t xml:space="preserve">our </w:t>
      </w:r>
      <w:r w:rsidR="00F57421">
        <w:rPr>
          <w:rFonts w:ascii="Helvetica" w:eastAsia="MS Mincho" w:hAnsi="Helvetica"/>
        </w:rPr>
        <w:t>results</w:t>
      </w:r>
      <w:r w:rsidR="00EA25AA">
        <w:rPr>
          <w:rFonts w:ascii="Helvetica" w:eastAsia="MS Mincho" w:hAnsi="Helvetica"/>
        </w:rPr>
        <w:t xml:space="preserve">/conclusions and ii) determine the best method for this </w:t>
      </w:r>
      <w:r w:rsidR="00512337">
        <w:rPr>
          <w:rFonts w:ascii="Helvetica" w:eastAsia="MS Mincho" w:hAnsi="Helvetica"/>
        </w:rPr>
        <w:t xml:space="preserve">particular </w:t>
      </w:r>
      <w:r w:rsidR="00EA25AA">
        <w:rPr>
          <w:rFonts w:ascii="Helvetica" w:eastAsia="MS Mincho" w:hAnsi="Helvetica"/>
        </w:rPr>
        <w:t>application</w:t>
      </w:r>
      <w:r w:rsidR="00512337">
        <w:rPr>
          <w:rFonts w:ascii="Helvetica" w:eastAsia="MS Mincho" w:hAnsi="Helvetica"/>
        </w:rPr>
        <w:t xml:space="preserve"> since prior work has shown that the choice of machine learning model can substantially affect the accuracy of best fitting models </w:t>
      </w:r>
      <w:r w:rsidR="00512337">
        <w:rPr>
          <w:rFonts w:ascii="Helvetica" w:eastAsia="MS Mincho" w:hAnsi="Helvetica"/>
        </w:rPr>
        <w:fldChar w:fldCharType="begin"/>
      </w:r>
      <w:r w:rsidR="00906D8D">
        <w:rPr>
          <w:rFonts w:ascii="Helvetica" w:eastAsia="MS Mincho" w:hAnsi="Helvetica"/>
        </w:rPr>
        <w:instrText xml:space="preserve"> ADDIN ZOTERO_ITEM CSL_CITATION {"citationID":"UuyFPbhN","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512337">
        <w:rPr>
          <w:rFonts w:ascii="Helvetica" w:eastAsia="MS Mincho" w:hAnsi="Helvetica"/>
        </w:rPr>
        <w:fldChar w:fldCharType="separate"/>
      </w:r>
      <w:r w:rsidR="00906D8D">
        <w:rPr>
          <w:rFonts w:ascii="Helvetica" w:hAnsi="Helvetica"/>
        </w:rPr>
        <w:t>[21,22]</w:t>
      </w:r>
      <w:r w:rsidR="00512337">
        <w:rPr>
          <w:rFonts w:ascii="Helvetica" w:eastAsia="MS Mincho" w:hAnsi="Helvetica"/>
        </w:rPr>
        <w:fldChar w:fldCharType="end"/>
      </w:r>
      <w:r w:rsidR="00EA25AA">
        <w:rPr>
          <w:rFonts w:ascii="Helvetica" w:eastAsia="MS Mincho" w:hAnsi="Helvetica"/>
        </w:rPr>
        <w:t>. We</w:t>
      </w:r>
      <w:r w:rsidRPr="0018122E">
        <w:rPr>
          <w:rFonts w:ascii="Helvetica" w:eastAsia="MS Mincho" w:hAnsi="Helvetica"/>
        </w:rPr>
        <w:t xml:space="preserve"> tested four di</w:t>
      </w:r>
      <w:r w:rsidR="00512337">
        <w:rPr>
          <w:rFonts w:ascii="Helvetica" w:eastAsia="MS Mincho" w:hAnsi="Helvetica"/>
        </w:rPr>
        <w:t>fferent machine learning models:</w:t>
      </w:r>
      <w:r w:rsidRPr="0018122E">
        <w:rPr>
          <w:rFonts w:ascii="Helvetica" w:eastAsia="MS Mincho" w:hAnsi="Helvetica"/>
        </w:rPr>
        <w:t xml:space="preserve"> three based on Support Vector Machines (SVMs) with different kernels (radial, sigmoidal, and linear) and </w:t>
      </w:r>
      <w:r w:rsidR="00512337">
        <w:rPr>
          <w:rFonts w:ascii="Helvetica" w:eastAsia="MS Mincho" w:hAnsi="Helvetica"/>
        </w:rPr>
        <w:t>a</w:t>
      </w:r>
      <w:r w:rsidRPr="0018122E">
        <w:rPr>
          <w:rFonts w:ascii="Helvetica" w:eastAsia="MS Mincho" w:hAnsi="Helvetica"/>
        </w:rPr>
        <w:t xml:space="preserve"> fourth using random forest classification.</w:t>
      </w:r>
      <w:r w:rsidR="00EA25AA">
        <w:rPr>
          <w:rFonts w:ascii="Helvetica" w:eastAsia="MS Mincho" w:hAnsi="Helvetica"/>
        </w:rPr>
        <w:t xml:space="preserve"> </w:t>
      </w:r>
      <w:r w:rsidRPr="0018122E">
        <w:rPr>
          <w:rFonts w:ascii="Helvetica" w:eastAsia="MS Mincho" w:hAnsi="Helvetica"/>
        </w:rPr>
        <w:t xml:space="preserve">We trained </w:t>
      </w:r>
      <w:r w:rsidR="00EA25AA">
        <w:rPr>
          <w:rFonts w:ascii="Helvetica" w:eastAsia="MS Mincho" w:hAnsi="Helvetica"/>
        </w:rPr>
        <w:t xml:space="preserve">our </w:t>
      </w:r>
      <w:r w:rsidRPr="0018122E">
        <w:rPr>
          <w:rFonts w:ascii="Helvetica" w:eastAsia="MS Mincho" w:hAnsi="Helvetica"/>
        </w:rPr>
        <w:t>models to</w:t>
      </w:r>
      <w:r>
        <w:rPr>
          <w:rFonts w:ascii="Helvetica" w:eastAsia="MS Mincho" w:hAnsi="Helvetica"/>
        </w:rPr>
        <w:t xml:space="preserve"> predict</w:t>
      </w:r>
      <w:r w:rsidR="00441461">
        <w:rPr>
          <w:rFonts w:ascii="Helvetica" w:eastAsia="MS Mincho" w:hAnsi="Helvetica"/>
        </w:rPr>
        <w:t xml:space="preserve"> </w:t>
      </w:r>
      <w:r w:rsidR="009E284A">
        <w:rPr>
          <w:rFonts w:ascii="Helvetica" w:eastAsia="MS Mincho" w:hAnsi="Helvetica"/>
        </w:rPr>
        <w:fldChar w:fldCharType="begin"/>
      </w:r>
      <w:r w:rsidR="005E39D1">
        <w:rPr>
          <w:rFonts w:ascii="Helvetica" w:eastAsia="MS Mincho" w:hAnsi="Helvetica"/>
        </w:rPr>
        <w:instrText xml:space="preserve"> ADDIN ZOTERO_ITEM CSL_CITATION {"citationID":"mSVGeZC4","properties":{"formattedCitation":"[12,37]","plainCitation":"[12,37]","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LYPrkEGO/Un5L6x4w","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rPr>
        <w:fldChar w:fldCharType="separate"/>
      </w:r>
      <w:r w:rsidR="00906D8D">
        <w:rPr>
          <w:rFonts w:ascii="Helvetica" w:hAnsi="Helvetica"/>
        </w:rPr>
        <w:t>[12,37]</w:t>
      </w:r>
      <w:r w:rsidR="009E284A">
        <w:rPr>
          <w:rFonts w:ascii="Helvetica" w:eastAsia="MS Mincho" w:hAnsi="Helvetica"/>
        </w:rPr>
        <w:fldChar w:fldCharType="end"/>
      </w:r>
      <w:r w:rsidR="00194DFE">
        <w:rPr>
          <w:rFonts w:ascii="Helvetica" w:eastAsia="MS Mincho" w:hAnsi="Helvetica"/>
        </w:rPr>
        <w:fldChar w:fldCharType="begin"/>
      </w:r>
      <w:r w:rsidR="00194DFE">
        <w:rPr>
          <w:rFonts w:ascii="Helvetica" w:eastAsia="MS Mincho" w:hAnsi="Helvetica"/>
        </w:rPr>
        <w:instrText xml:space="preserve"> ADDIN ZOTERO_TEMP </w:instrText>
      </w:r>
      <w:r w:rsidR="00194DFE">
        <w:rPr>
          <w:rFonts w:ascii="Helvetica" w:eastAsia="MS Mincho" w:hAnsi="Helvetica"/>
        </w:rPr>
        <w:fldChar w:fldCharType="separate"/>
      </w:r>
      <w:r w:rsidR="009E284A">
        <w:rPr>
          <w:rFonts w:ascii="Helvetica" w:eastAsia="MS Mincho" w:hAnsi="Helvetica"/>
          <w:noProof/>
        </w:rPr>
        <w:t xml:space="preserve"> </w:t>
      </w:r>
      <w:r w:rsidR="00194DFE">
        <w:rPr>
          <w:rFonts w:ascii="Helvetica" w:eastAsia="MS Mincho" w:hAnsi="Helvetica"/>
        </w:rPr>
        <w:fldChar w:fldCharType="end"/>
      </w:r>
      <w:r w:rsidR="009E284A" w:rsidRPr="00477CC4">
        <w:rPr>
          <w:rFonts w:ascii="Helvetica" w:hAnsi="Helvetica"/>
        </w:rPr>
        <w:t>the entire four-dimensional condition vector at once for a given sample, and used the multi-</w:t>
      </w:r>
      <w:r w:rsidR="00CB0D1A">
        <w:rPr>
          <w:rFonts w:ascii="Helvetica" w:hAnsi="Helvetica"/>
        </w:rPr>
        <w:t xml:space="preserve">class </w:t>
      </w:r>
      <w:r w:rsidR="00CB0D1A" w:rsidRPr="009D3622">
        <w:rPr>
          <w:rFonts w:ascii="Helvetica" w:hAnsi="Helvetica"/>
        </w:rPr>
        <w:t>macro</w:t>
      </w:r>
      <w:r w:rsidR="00F4446E">
        <w:rPr>
          <w:rFonts w:ascii="Helvetica" w:hAnsi="Helvetica"/>
        </w:rPr>
        <w:t>-</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E39D1">
        <w:rPr>
          <w:rFonts w:ascii="Helvetica" w:hAnsi="Helvetica"/>
        </w:rPr>
        <w:instrText xml:space="preserve"> ADDIN ZOTERO_ITEM CSL_CITATION {"citationID":"Vg7Ck3L4","properties":{"formattedCitation":"[38]","plainCitation":"[38]","noteIndex":0},"citationItems":[{"id":"LYPrkEGO/tXPAOG9J","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906D8D">
        <w:rPr>
          <w:rFonts w:ascii="Helvetica" w:hAnsi="Helvetica"/>
        </w:rPr>
        <w:t>[38]</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w:t>
      </w:r>
    </w:p>
    <w:p w14:paraId="6141E28F" w14:textId="77777777" w:rsidR="00FF5B19" w:rsidRDefault="00FF5B19" w:rsidP="009E284A">
      <w:pPr>
        <w:spacing w:line="360" w:lineRule="auto"/>
        <w:rPr>
          <w:rFonts w:ascii="Helvetica" w:hAnsi="Helvetica"/>
        </w:rPr>
      </w:pPr>
    </w:p>
    <w:p w14:paraId="2B8661E0" w14:textId="2480655D" w:rsidR="00FF5B19" w:rsidRDefault="00E3776A" w:rsidP="009E284A">
      <w:pPr>
        <w:spacing w:line="360" w:lineRule="auto"/>
        <w:rPr>
          <w:rFonts w:ascii="Helvetica" w:hAnsi="Helvetica"/>
        </w:rPr>
      </w:pPr>
      <w:r>
        <w:rPr>
          <w:rFonts w:ascii="Helvetica" w:hAnsi="Helvetica"/>
        </w:rPr>
        <w:t>We</w:t>
      </w:r>
      <w:r w:rsidR="00FF5B19">
        <w:rPr>
          <w:rFonts w:ascii="Helvetica" w:hAnsi="Helvetica"/>
        </w:rPr>
        <w:t xml:space="preserve"> </w:t>
      </w:r>
      <w:r w:rsidR="00F4446E">
        <w:rPr>
          <w:rFonts w:ascii="Helvetica" w:hAnsi="Helvetica"/>
        </w:rPr>
        <w:t>note</w:t>
      </w:r>
      <w:r w:rsidR="00FF5B19">
        <w:rPr>
          <w:rFonts w:ascii="Helvetica" w:hAnsi="Helvetica"/>
        </w:rPr>
        <w:t xml:space="preserve"> that </w:t>
      </w:r>
      <w:r w:rsidR="00EA25AA">
        <w:rPr>
          <w:rFonts w:ascii="Helvetica" w:hAnsi="Helvetica"/>
        </w:rPr>
        <w:t>various metrics can be applied</w:t>
      </w:r>
      <w:r w:rsidR="00FF5B19">
        <w:rPr>
          <w:rFonts w:ascii="Helvetica" w:hAnsi="Helvetica"/>
        </w:rPr>
        <w:t xml:space="preserve"> to quantify model accuracy</w:t>
      </w:r>
      <w:r>
        <w:rPr>
          <w:rFonts w:ascii="Helvetica" w:hAnsi="Helvetica"/>
        </w:rPr>
        <w:t xml:space="preserve"> during classification tasks</w:t>
      </w:r>
      <w:r w:rsidR="00FF5B19">
        <w:rPr>
          <w:rFonts w:ascii="Helvetica" w:hAnsi="Helvetica"/>
        </w:rPr>
        <w:t xml:space="preserve">—each with </w:t>
      </w:r>
      <w:r w:rsidR="00EA25AA">
        <w:rPr>
          <w:rFonts w:ascii="Helvetica" w:hAnsi="Helvetica"/>
        </w:rPr>
        <w:t>particular strengths and limitations. T</w:t>
      </w:r>
      <w:r w:rsidR="009E284A" w:rsidRPr="00477CC4">
        <w:rPr>
          <w:rFonts w:ascii="Helvetica" w:hAnsi="Helvetica"/>
        </w:rPr>
        <w:t>he</w:t>
      </w:r>
      <w:r w:rsidR="00EA25AA">
        <w:rPr>
          <w:rFonts w:ascii="Helvetica" w:hAnsi="Helvetica"/>
        </w:rPr>
        <w:t xml:space="preserve"> multi-class macro-</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w:t>
      </w:r>
      <w:r w:rsidR="00EA25AA">
        <w:rPr>
          <w:rFonts w:ascii="Helvetica" w:hAnsi="Helvetica"/>
        </w:rPr>
        <w:t xml:space="preserve">(of all the positive predictions made by a model, </w:t>
      </w:r>
      <w:r w:rsidR="00B11992">
        <w:rPr>
          <w:rFonts w:ascii="Helvetica" w:hAnsi="Helvetica"/>
        </w:rPr>
        <w:t>“</w:t>
      </w:r>
      <w:r w:rsidR="00EA25AA">
        <w:rPr>
          <w:rFonts w:ascii="Helvetica" w:hAnsi="Helvetica"/>
        </w:rPr>
        <w:t>what fraction are correct</w:t>
      </w:r>
      <w:r w:rsidR="00F4446E">
        <w:rPr>
          <w:rFonts w:ascii="Helvetica" w:hAnsi="Helvetica"/>
        </w:rPr>
        <w:t>?</w:t>
      </w:r>
      <w:r w:rsidR="00B11992">
        <w:rPr>
          <w:rFonts w:ascii="Helvetica" w:hAnsi="Helvetica"/>
        </w:rPr>
        <w:t>”</w:t>
      </w:r>
      <w:r w:rsidR="00EA25AA">
        <w:rPr>
          <w:rFonts w:ascii="Helvetica" w:hAnsi="Helvetica"/>
        </w:rPr>
        <w:t xml:space="preserve">) </w:t>
      </w:r>
      <w:r w:rsidR="009E284A" w:rsidRPr="00477CC4">
        <w:rPr>
          <w:rFonts w:ascii="Helvetica" w:hAnsi="Helvetica"/>
        </w:rPr>
        <w:t>and recall</w:t>
      </w:r>
      <w:r w:rsidR="00EA25AA">
        <w:rPr>
          <w:rFonts w:ascii="Helvetica" w:hAnsi="Helvetica"/>
        </w:rPr>
        <w:t xml:space="preserve"> (of all the possible positive predictions, </w:t>
      </w:r>
      <w:r w:rsidR="00B11992">
        <w:rPr>
          <w:rFonts w:ascii="Helvetica" w:hAnsi="Helvetica"/>
        </w:rPr>
        <w:t>“</w:t>
      </w:r>
      <w:r w:rsidR="00EA25AA">
        <w:rPr>
          <w:rFonts w:ascii="Helvetica" w:hAnsi="Helvetica"/>
        </w:rPr>
        <w:t>what fraction does the model return</w:t>
      </w:r>
      <w:r w:rsidR="00F4446E">
        <w:rPr>
          <w:rFonts w:ascii="Helvetica" w:hAnsi="Helvetica"/>
        </w:rPr>
        <w:t>?</w:t>
      </w:r>
      <w:r w:rsidR="00B11992">
        <w:rPr>
          <w:rFonts w:ascii="Helvetica" w:hAnsi="Helvetica"/>
        </w:rPr>
        <w:t>”</w:t>
      </w:r>
      <w:r w:rsidR="00EA25AA">
        <w:rPr>
          <w:rFonts w:ascii="Helvetica" w:hAnsi="Helvetica"/>
        </w:rPr>
        <w:t>)</w:t>
      </w:r>
      <w:r w:rsidR="009E284A" w:rsidRPr="00477CC4">
        <w:rPr>
          <w:rFonts w:ascii="Helvetica" w:hAnsi="Helvetica"/>
        </w:rPr>
        <w:t xml:space="preserve">. </w:t>
      </w:r>
      <w:r w:rsidR="00EA25AA">
        <w:rPr>
          <w:rFonts w:ascii="Helvetica" w:hAnsi="Helvetica"/>
        </w:rPr>
        <w:t>This quantity</w:t>
      </w:r>
      <w:r w:rsidR="009E284A" w:rsidRPr="00477CC4">
        <w:rPr>
          <w:rFonts w:ascii="Helvetica" w:hAnsi="Helvetica"/>
        </w:rPr>
        <w:t xml:space="preserve">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w:t>
      </w:r>
      <w:r w:rsidR="00EA25AA">
        <w:rPr>
          <w:rFonts w:ascii="Helvetica" w:hAnsi="Helvetica"/>
        </w:rPr>
        <w:t xml:space="preserve"> </w:t>
      </w:r>
      <w:r w:rsidR="009E284A">
        <w:rPr>
          <w:rFonts w:ascii="Helvetica" w:hAnsi="Helvetica"/>
        </w:rPr>
        <w:t xml:space="preserve">We </w:t>
      </w:r>
      <w:r w:rsidR="00F4446E">
        <w:rPr>
          <w:rFonts w:ascii="Helvetica" w:hAnsi="Helvetica"/>
        </w:rPr>
        <w:t xml:space="preserve">further emphasize </w:t>
      </w:r>
      <w:r w:rsidR="009E284A">
        <w:rPr>
          <w:rFonts w:ascii="Helvetica" w:hAnsi="Helvetica"/>
        </w:rPr>
        <w:t xml:space="preserve">that </w:t>
      </w:r>
      <w:r w:rsidR="00FF5B19">
        <w:rPr>
          <w:rFonts w:ascii="Helvetica" w:hAnsi="Helvetica"/>
        </w:rPr>
        <w:t>our</w:t>
      </w:r>
      <w:r w:rsidR="009E284A">
        <w:rPr>
          <w:rFonts w:ascii="Helvetica" w:hAnsi="Helvetica"/>
        </w:rPr>
        <w:t xml:space="preserve"> </w:t>
      </w:r>
      <w:r>
        <w:rPr>
          <w:rFonts w:ascii="Helvetica" w:hAnsi="Helvetica"/>
        </w:rPr>
        <w:t xml:space="preserve">scoring scheme </w:t>
      </w:r>
      <w:r w:rsidR="009E284A">
        <w:rPr>
          <w:rFonts w:ascii="Helvetica" w:hAnsi="Helvetica"/>
        </w:rPr>
        <w:t>will classify a prediction as i</w:t>
      </w:r>
      <w:r w:rsidR="008D0690">
        <w:rPr>
          <w:rFonts w:ascii="Helvetica" w:hAnsi="Helvetica"/>
        </w:rPr>
        <w:t xml:space="preserve">ncorrect if </w:t>
      </w:r>
      <w:r w:rsidR="00FF5B19">
        <w:rPr>
          <w:rFonts w:ascii="Helvetica" w:hAnsi="Helvetica"/>
        </w:rPr>
        <w:t xml:space="preserve">even </w:t>
      </w:r>
      <w:r w:rsidR="008D0690">
        <w:rPr>
          <w:rFonts w:ascii="Helvetica" w:hAnsi="Helvetica"/>
        </w:rPr>
        <w:t>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FF5B19">
        <w:rPr>
          <w:rFonts w:ascii="Helvetica" w:hAnsi="Helvetica"/>
        </w:rPr>
        <w:t xml:space="preserve">We made this choice, rather than binary classification of individual variables, so </w:t>
      </w:r>
      <w:r w:rsidR="00FF5B19">
        <w:rPr>
          <w:rFonts w:ascii="Helvetica" w:hAnsi="Helvetica"/>
        </w:rPr>
        <w:lastRenderedPageBreak/>
        <w:t xml:space="preserve">that our findings would be conservative and represent a lower bound on the prediction accuracy for this task. </w:t>
      </w:r>
    </w:p>
    <w:p w14:paraId="74EFD2E6" w14:textId="77777777" w:rsidR="00FF5B19" w:rsidRDefault="00FF5B19" w:rsidP="009E284A">
      <w:pPr>
        <w:spacing w:line="360" w:lineRule="auto"/>
        <w:rPr>
          <w:rFonts w:ascii="Helvetica" w:hAnsi="Helvetica"/>
        </w:rPr>
      </w:pPr>
    </w:p>
    <w:p w14:paraId="25C6B650" w14:textId="18BCFDD5" w:rsidR="009E284A" w:rsidRPr="00477CC4" w:rsidRDefault="009E284A" w:rsidP="009E284A">
      <w:pPr>
        <w:spacing w:line="360" w:lineRule="auto"/>
        <w:rPr>
          <w:rFonts w:ascii="Helvetica" w:hAnsi="Helvetica"/>
        </w:rPr>
      </w:pPr>
      <w:r w:rsidRPr="00477CC4">
        <w:rPr>
          <w:rFonts w:ascii="Helvetica" w:hAnsi="Helvetica"/>
        </w:rPr>
        <w:t>We assessed model performance during the tuning stage of our pipeline by recording which model</w:t>
      </w:r>
      <w:r w:rsidR="00E3776A">
        <w:rPr>
          <w:rFonts w:ascii="Helvetica" w:hAnsi="Helvetica"/>
        </w:rPr>
        <w:t xml:space="preserve"> and hyper-parameter set</w:t>
      </w:r>
      <w:r w:rsidRPr="00477CC4">
        <w:rPr>
          <w:rFonts w:ascii="Helvetica" w:hAnsi="Helvetica"/>
        </w:rPr>
        <w:t xml:space="preserve"> had the best</w:t>
      </w:r>
      <w:r w:rsidR="00FF5B19">
        <w:rPr>
          <w:rFonts w:ascii="Helvetica" w:hAnsi="Helvetica"/>
        </w:rPr>
        <w:t xml:space="preserve"> macro</w:t>
      </w:r>
      <w:r w:rsidR="00F4446E">
        <w:rPr>
          <w:rFonts w:ascii="Helvetica" w:hAnsi="Helvetica"/>
        </w:rPr>
        <w:t>-</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for </w:t>
      </w:r>
      <w:r w:rsidR="00E3776A">
        <w:rPr>
          <w:rFonts w:ascii="Helvetica" w:hAnsi="Helvetica"/>
        </w:rPr>
        <w:t xml:space="preserve">the </w:t>
      </w:r>
      <w:r w:rsidR="00FF5B19">
        <w:rPr>
          <w:rFonts w:ascii="Helvetica" w:hAnsi="Helvetica"/>
        </w:rPr>
        <w:t>validation set</w:t>
      </w:r>
      <w:r w:rsidR="004C3392">
        <w:rPr>
          <w:rFonts w:ascii="Helvetica" w:hAnsi="Helvetica"/>
        </w:rPr>
        <w:t xml:space="preserve"> (</w:t>
      </w:r>
      <w:r w:rsidR="00234058">
        <w:rPr>
          <w:rFonts w:ascii="Helvetica" w:hAnsi="Helvetica"/>
        </w:rPr>
        <w:t>S1 and S2 Figs</w:t>
      </w:r>
      <w:r w:rsidR="004C3392">
        <w:rPr>
          <w:rFonts w:ascii="Helvetica" w:hAnsi="Helvetica"/>
        </w:rPr>
        <w:t>)</w:t>
      </w:r>
      <w:r w:rsidRPr="00477CC4">
        <w:rPr>
          <w:rFonts w:ascii="Helvetica" w:hAnsi="Helvetica"/>
        </w:rPr>
        <w:t xml:space="preserve">. </w:t>
      </w:r>
      <w:r w:rsidR="00E3776A">
        <w:rPr>
          <w:rFonts w:ascii="Helvetica" w:hAnsi="Helvetica"/>
        </w:rPr>
        <w:t>During this</w:t>
      </w:r>
      <w:r w:rsidR="00937AED">
        <w:rPr>
          <w:rFonts w:ascii="Helvetica" w:hAnsi="Helvetica"/>
        </w:rPr>
        <w:t xml:space="preserve"> tuning stage, w</w:t>
      </w:r>
      <w:r w:rsidRPr="00477CC4">
        <w:rPr>
          <w:rFonts w:ascii="Helvetica" w:hAnsi="Helvetica"/>
        </w:rPr>
        <w:t xml:space="preserve">e found that the SVM </w:t>
      </w:r>
      <w:r>
        <w:rPr>
          <w:rFonts w:ascii="Helvetica" w:hAnsi="Helvetica"/>
        </w:rPr>
        <w:t xml:space="preserve">model </w:t>
      </w:r>
      <w:r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4CD23FF9"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w:t>
      </w:r>
      <w:r w:rsidR="00FF5B19">
        <w:rPr>
          <w:rFonts w:ascii="Helvetica" w:hAnsi="Helvetica"/>
        </w:rPr>
        <w:t>repeated testing of</w:t>
      </w:r>
      <w:r>
        <w:rPr>
          <w:rFonts w:ascii="Helvetica" w:hAnsi="Helvetica"/>
        </w:rPr>
        <w:t xml:space="preserve">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EE20D1">
        <w:rPr>
          <w:rFonts w:ascii="Helvetica" w:hAnsi="Helvetica"/>
        </w:rPr>
        <w:t>ed around a value of ~0.55</w:t>
      </w:r>
      <w:r w:rsidR="006D79CC">
        <w:rPr>
          <w:rFonts w:ascii="Helvetica" w:hAnsi="Helvetica"/>
        </w:rPr>
        <w:t xml:space="preserve">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00E3776A">
        <w:rPr>
          <w:rFonts w:ascii="Helvetica" w:hAnsi="Helvetica"/>
        </w:rPr>
        <w:t xml:space="preserve">models and was </w:t>
      </w:r>
      <w:r w:rsidRPr="00477CC4">
        <w:rPr>
          <w:rFonts w:ascii="Helvetica" w:hAnsi="Helvetica"/>
        </w:rPr>
        <w:t xml:space="preserve">lower for the random forest model. Model performance on test data using only protein abundance measurements was </w:t>
      </w:r>
      <w:r w:rsidR="00E3776A">
        <w:rPr>
          <w:rFonts w:ascii="Helvetica" w:hAnsi="Helvetica"/>
        </w:rPr>
        <w:t xml:space="preserve">slightly </w:t>
      </w:r>
      <w:r w:rsidRPr="00477CC4">
        <w:rPr>
          <w:rFonts w:ascii="Helvetica" w:hAnsi="Helvetica"/>
        </w:rPr>
        <w:t xml:space="preserve">worse than </w:t>
      </w:r>
      <w:r w:rsidR="00FF5B19">
        <w:rPr>
          <w:rFonts w:ascii="Helvetica" w:hAnsi="Helvetica"/>
        </w:rPr>
        <w:t>what was</w:t>
      </w:r>
      <w:r>
        <w:rPr>
          <w:rFonts w:ascii="Helvetica" w:hAnsi="Helvetica"/>
        </w:rPr>
        <w:t xml:space="preserve"> achieved with mRNA abundance data</w:t>
      </w:r>
      <w:r w:rsidRPr="00477CC4">
        <w:rPr>
          <w:rFonts w:ascii="Helvetica" w:hAnsi="Helvetica"/>
        </w:rPr>
        <w:t>.</w:t>
      </w:r>
      <w:r>
        <w:rPr>
          <w:rFonts w:ascii="Helvetica" w:hAnsi="Helvetica"/>
        </w:rPr>
        <w:t xml:space="preserve"> However, it is important to note that the protein abundance</w:t>
      </w:r>
      <w:r w:rsidR="00FF5B19">
        <w:rPr>
          <w:rFonts w:ascii="Helvetica" w:hAnsi="Helvetica"/>
        </w:rPr>
        <w:t xml:space="preserve"> data contains fewer samples </w:t>
      </w:r>
      <w:r>
        <w:rPr>
          <w:rFonts w:ascii="Helvetica" w:hAnsi="Helvetica"/>
        </w:rPr>
        <w:t xml:space="preserve">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0322BCE" w:rsidR="008C379F" w:rsidRDefault="008C379F" w:rsidP="008C379F">
      <w:pPr>
        <w:spacing w:line="360" w:lineRule="auto"/>
        <w:rPr>
          <w:rFonts w:ascii="Helvetica" w:hAnsi="Helvetica"/>
        </w:rPr>
      </w:pPr>
      <w:r w:rsidRPr="00477CC4">
        <w:rPr>
          <w:rFonts w:ascii="Helvetica" w:hAnsi="Helvetica"/>
        </w:rPr>
        <w:t xml:space="preserve">In addition to assessing the overall </w:t>
      </w:r>
      <w:r w:rsidR="00FF5B19">
        <w:rPr>
          <w:rFonts w:ascii="Helvetica" w:hAnsi="Helvetica"/>
        </w:rPr>
        <w:t>accuracy</w:t>
      </w:r>
      <w:r w:rsidR="00E3776A">
        <w:rPr>
          <w:rFonts w:ascii="Helvetica" w:hAnsi="Helvetica"/>
        </w:rPr>
        <w:t xml:space="preserve"> of our predictive models</w:t>
      </w:r>
      <w:r w:rsidRPr="00477CC4">
        <w:rPr>
          <w:rFonts w:ascii="Helvetica" w:hAnsi="Helvetica"/>
        </w:rPr>
        <w:t xml:space="preserve">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ins w:id="17" w:author="Wilke, Claus O" w:date="2018-09-26T21:36:00Z">
        <w:r w:rsidR="009749B0">
          <w:rPr>
            <w:rFonts w:ascii="Helvetica" w:hAnsi="Helvetica"/>
          </w:rPr>
          <w:t>. We</w:t>
        </w:r>
      </w:ins>
      <w:del w:id="18" w:author="Wilke, Claus O" w:date="2018-09-26T21:36:00Z">
        <w:r w:rsidR="00937AED" w:rsidDel="009749B0">
          <w:rPr>
            <w:rFonts w:ascii="Helvetica" w:hAnsi="Helvetica"/>
          </w:rPr>
          <w:delText xml:space="preserve"> and</w:delText>
        </w:r>
      </w:del>
      <w:r w:rsidR="00937AED">
        <w:rPr>
          <w:rFonts w:ascii="Helvetica" w:hAnsi="Helvetica"/>
        </w:rPr>
        <w:t xml:space="preserv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to be a certain growth condition</w:t>
      </w:r>
      <w:r w:rsidR="00F4446E">
        <w:rPr>
          <w:rFonts w:ascii="Helvetica" w:hAnsi="Helvetica"/>
        </w:rPr>
        <w:t xml:space="preserve"> (</w:t>
      </w:r>
      <w:r w:rsidR="003A6FE1">
        <w:rPr>
          <w:rFonts w:ascii="Helvetica" w:hAnsi="Helvetica"/>
        </w:rPr>
        <w:t>numbers within each row add up to 100</w:t>
      </w:r>
      <w:r w:rsidR="00F4446E">
        <w:rPr>
          <w:rFonts w:ascii="Helvetica" w:hAnsi="Helvetica"/>
        </w:rPr>
        <w:t>)</w:t>
      </w:r>
      <w:r w:rsidR="003A6FE1">
        <w:rPr>
          <w:rFonts w:ascii="Helvetica" w:hAnsi="Helvetica"/>
        </w:rPr>
        <w:t xml:space="preserve">.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00E3776A">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 xml:space="preserve">driven by the uneven sampling of different conditions in the original dataset. </w:t>
      </w:r>
      <w:r w:rsidRPr="00477CC4">
        <w:rPr>
          <w:rFonts w:ascii="Helvetica" w:hAnsi="Helvetica"/>
        </w:rPr>
        <w:lastRenderedPageBreak/>
        <w:t>Even though we used sample-number-adjusted class weights in all fitted models, we observed a trend of increasing fractions of correct predictions with increasing nu</w:t>
      </w:r>
      <w:r w:rsidR="000B4400">
        <w:rPr>
          <w:rFonts w:ascii="Helvetica" w:hAnsi="Helvetica"/>
        </w:rPr>
        <w:t xml:space="preserve">mber of samples available during the </w:t>
      </w:r>
      <w:r w:rsidRPr="00477CC4">
        <w:rPr>
          <w:rFonts w:ascii="Helvetica" w:hAnsi="Helvetica"/>
        </w:rPr>
        <w:t>training</w:t>
      </w:r>
      <w:r w:rsidR="000B4400">
        <w:rPr>
          <w:rFonts w:ascii="Helvetica" w:hAnsi="Helvetica"/>
        </w:rPr>
        <w:t xml:space="preserve"> stage</w:t>
      </w:r>
      <w:r w:rsidRPr="00477CC4">
        <w:rPr>
          <w:rFonts w:ascii="Helvetica" w:hAnsi="Helvetica"/>
        </w:rPr>
        <w:t xml:space="preserve"> (</w:t>
      </w:r>
      <w:r w:rsidR="00234058">
        <w:rPr>
          <w:rFonts w:ascii="Helvetica" w:hAnsi="Helvetica"/>
        </w:rPr>
        <w:t>S3 Fig</w:t>
      </w:r>
      <w:r w:rsidRPr="00477CC4">
        <w:rPr>
          <w:rFonts w:ascii="Helvetica" w:hAnsi="Helvetica"/>
        </w:rPr>
        <w:t>).</w:t>
      </w:r>
      <w:r w:rsidR="000B4400">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A7DB1C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w:t>
      </w:r>
      <w:r w:rsidR="00F4446E">
        <w:rPr>
          <w:rFonts w:ascii="Helvetica" w:hAnsi="Helvetica"/>
        </w:rPr>
        <w:t xml:space="preserve">tures are correctly predicted); a </w:t>
      </w:r>
      <w:r>
        <w:rPr>
          <w:rFonts w:ascii="Helvetica" w:hAnsi="Helvetica"/>
        </w:rPr>
        <w:t xml:space="preserve">sample that is incorrectly classified for all four </w:t>
      </w:r>
      <w:r w:rsidR="00E3776A">
        <w:rPr>
          <w:rFonts w:ascii="Helvetica" w:hAnsi="Helvetica"/>
        </w:rPr>
        <w:t>features</w:t>
      </w:r>
      <w:r>
        <w:rPr>
          <w:rFonts w:ascii="Helvetica" w:hAnsi="Helvetica"/>
        </w:rPr>
        <w:t xml:space="preserve"> is thus treated the same as one that only differs from the true set of features by a single incorrect factor. In practice,</w:t>
      </w:r>
      <w:r w:rsidR="00E3776A">
        <w:rPr>
          <w:rFonts w:ascii="Helvetica" w:hAnsi="Helvetica"/>
        </w:rPr>
        <w:t xml:space="preserve"> however,</w:t>
      </w:r>
      <w:r>
        <w:rPr>
          <w:rFonts w:ascii="Helvetica" w:hAnsi="Helvetica"/>
        </w:rPr>
        <w:t xml:space="preserv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sidR="000B4400">
        <w:rPr>
          <w:rFonts w:ascii="Helvetica" w:hAnsi="Helvetica"/>
        </w:rPr>
        <w:t>.</w:t>
      </w:r>
      <w:r w:rsidR="00F4446E">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Joint consideration of mRNA and protein abundances improves model accuracy</w:t>
      </w:r>
    </w:p>
    <w:p w14:paraId="4FEECDE6" w14:textId="311ABE8A" w:rsidR="00FA1F02" w:rsidRPr="00FA1F02" w:rsidRDefault="00FA1F02" w:rsidP="00FA1F02">
      <w:pPr>
        <w:spacing w:line="360" w:lineRule="auto"/>
        <w:rPr>
          <w:rFonts w:ascii="Helvetica" w:eastAsia="MS Mincho" w:hAnsi="Helvetica"/>
        </w:rPr>
      </w:pPr>
      <w:r w:rsidRPr="00FA1F02">
        <w:rPr>
          <w:rFonts w:ascii="Helvetica" w:eastAsia="MS Mincho" w:hAnsi="Helvetica"/>
        </w:rPr>
        <w:t xml:space="preserve">We next asked whether predictions could be improved by simultaneously considering </w:t>
      </w:r>
      <w:r w:rsidR="000B4400">
        <w:rPr>
          <w:rFonts w:ascii="Helvetica" w:eastAsia="MS Mincho" w:hAnsi="Helvetica"/>
        </w:rPr>
        <w:t xml:space="preserve">both </w:t>
      </w:r>
      <w:r w:rsidRPr="00FA1F02">
        <w:rPr>
          <w:rFonts w:ascii="Helvetica" w:eastAsia="MS Mincho" w:hAnsi="Helvetica"/>
        </w:rPr>
        <w:t>mRNA and protein abundances. To address this question, we limited our analysis to the subset of 102 samples for which both mRNA and protein abundances were available</w:t>
      </w:r>
      <w:del w:id="19" w:author="Wilke, Claus O" w:date="2018-09-26T21:39:00Z">
        <w:r w:rsidRPr="00FA1F02" w:rsidDel="009F6442">
          <w:rPr>
            <w:rFonts w:ascii="Helvetica" w:eastAsia="MS Mincho" w:hAnsi="Helvetica"/>
          </w:rPr>
          <w:delText>,</w:delText>
        </w:r>
      </w:del>
      <w:r w:rsidRPr="00FA1F02">
        <w:rPr>
          <w:rFonts w:ascii="Helvetica" w:eastAsia="MS Mincho" w:hAnsi="Helvetica"/>
        </w:rPr>
        <w:t xml:space="preserv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rPr>
        <w:t>ons than mRNA abundances (Fig</w:t>
      </w:r>
      <w:r w:rsidRPr="00FA1F02">
        <w:rPr>
          <w:rFonts w:ascii="Helvetica" w:eastAsia="MS Mincho" w:hAnsi="Helvetica"/>
        </w:rPr>
        <w:t xml:space="preserve"> 5, Table 2</w:t>
      </w:r>
      <w:r w:rsidR="006D79CC">
        <w:rPr>
          <w:rFonts w:ascii="Helvetica" w:eastAsia="MS Mincho" w:hAnsi="Helvetica"/>
        </w:rPr>
        <w:t>). This is in contrast to Fig</w:t>
      </w:r>
      <w:r w:rsidRPr="00FA1F02">
        <w:rPr>
          <w:rFonts w:ascii="Helvetica" w:eastAsia="MS Mincho" w:hAnsi="Helvetica"/>
        </w:rPr>
        <w:t xml:space="preserve"> 3, where we saw increased accuracy using mRNA abundance data. However, as previously noted</w:t>
      </w:r>
      <w:r w:rsidR="00E3776A">
        <w:rPr>
          <w:rFonts w:ascii="Helvetica" w:eastAsia="MS Mincho" w:hAnsi="Helvetica"/>
        </w:rPr>
        <w:t xml:space="preserve">, our dataset contains more </w:t>
      </w:r>
      <w:r w:rsidRPr="00FA1F02">
        <w:rPr>
          <w:rFonts w:ascii="Helvetica" w:eastAsia="MS Mincho" w:hAnsi="Helvetica"/>
        </w:rPr>
        <w:t>mRNA abundance samples, which results in a larger amount of training data</w:t>
      </w:r>
      <w:r w:rsidR="000B4400">
        <w:rPr>
          <w:rFonts w:ascii="Helvetica" w:eastAsia="MS Mincho" w:hAnsi="Helvetica"/>
        </w:rPr>
        <w:t xml:space="preserve"> for the results presented in Fig 3</w:t>
      </w:r>
      <w:r w:rsidRPr="00FA1F02">
        <w:rPr>
          <w:rFonts w:ascii="Helvetica" w:eastAsia="MS Mincho" w:hAnsi="Helvetica"/>
        </w:rPr>
        <w:t xml:space="preserve">. When compared on the same exact </w:t>
      </w:r>
      <w:r w:rsidR="006D79CC">
        <w:rPr>
          <w:rFonts w:ascii="Helvetica" w:eastAsia="MS Mincho" w:hAnsi="Helvetica"/>
        </w:rPr>
        <w:t>conditions—as depicted in Fig</w:t>
      </w:r>
      <w:r w:rsidRPr="00FA1F02">
        <w:rPr>
          <w:rFonts w:ascii="Helvetica" w:eastAsia="MS Mincho" w:hAnsi="Helvetica"/>
        </w:rPr>
        <w:t xml:space="preserve"> 5—protein abundance data appears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rPr>
        <w:t>-learning algorithm used (Fig</w:t>
      </w:r>
      <w:r w:rsidRPr="00FA1F02">
        <w:rPr>
          <w:rFonts w:ascii="Helvetica" w:eastAsia="MS Mincho" w:hAnsi="Helvetica"/>
        </w:rPr>
        <w:t xml:space="preserve"> 5, Table 2).</w:t>
      </w:r>
    </w:p>
    <w:p w14:paraId="175DE0CD" w14:textId="77777777" w:rsidR="00501632" w:rsidRPr="00477CC4" w:rsidRDefault="00501632" w:rsidP="00501632">
      <w:pPr>
        <w:spacing w:line="360" w:lineRule="auto"/>
        <w:rPr>
          <w:rFonts w:ascii="Helvetica" w:hAnsi="Helvetica"/>
        </w:rPr>
      </w:pPr>
    </w:p>
    <w:p w14:paraId="0785CFB3" w14:textId="21B5E1BD" w:rsidR="00501632" w:rsidRPr="00477CC4" w:rsidRDefault="00501632" w:rsidP="00501632">
      <w:pPr>
        <w:spacing w:line="360" w:lineRule="auto"/>
        <w:rPr>
          <w:rFonts w:ascii="Helvetica" w:hAnsi="Helvetica"/>
        </w:rPr>
      </w:pPr>
      <w:r w:rsidRPr="00477CC4">
        <w:rPr>
          <w:rFonts w:ascii="Helvetica" w:hAnsi="Helvetica"/>
        </w:rPr>
        <w:lastRenderedPageBreak/>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xml:space="preserve">). For example, when using mRNA abundances, many conditions were erroneously predicted as being </w:t>
      </w:r>
      <w:del w:id="20" w:author="Wilke, Claus O" w:date="2018-09-26T21:40:00Z">
        <w:r w:rsidR="000B4400" w:rsidDel="009F6442">
          <w:rPr>
            <w:rFonts w:ascii="Helvetica" w:hAnsi="Helvetica"/>
          </w:rPr>
          <w:delText>[</w:delText>
        </w:r>
      </w:del>
      <w:r w:rsidRPr="00477CC4">
        <w:rPr>
          <w:rFonts w:ascii="Helvetica" w:hAnsi="Helvetica"/>
        </w:rPr>
        <w:t>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ins w:id="21" w:author="Wilke, Claus O" w:date="2018-09-26T21:40:00Z">
        <w:r w:rsidR="009F6442">
          <w:rPr>
            <w:rFonts w:ascii="Helvetica" w:hAnsi="Helvetica"/>
          </w:rPr>
          <w:t>;</w:t>
        </w:r>
      </w:ins>
      <w:del w:id="22" w:author="Wilke, Claus O" w:date="2018-09-26T21:40:00Z">
        <w:r w:rsidR="000B4400" w:rsidDel="009F6442">
          <w:rPr>
            <w:rFonts w:ascii="Helvetica" w:hAnsi="Helvetica"/>
          </w:rPr>
          <w:delText>],</w:delText>
        </w:r>
      </w:del>
      <w:r w:rsidRPr="00477CC4">
        <w:rPr>
          <w:rFonts w:ascii="Helvetica" w:hAnsi="Helvetica"/>
        </w:rPr>
        <w:t xml:space="preserve"> or as </w:t>
      </w:r>
      <w:del w:id="23" w:author="Wilke, Claus O" w:date="2018-09-26T21:40:00Z">
        <w:r w:rsidR="000B4400" w:rsidDel="009F6442">
          <w:rPr>
            <w:rFonts w:ascii="Helvetica" w:hAnsi="Helvetica"/>
          </w:rPr>
          <w:delText>[</w:delText>
        </w:r>
      </w:del>
      <w:r w:rsidRPr="00477CC4">
        <w:rPr>
          <w:rFonts w:ascii="Helvetica" w:hAnsi="Helvetica"/>
        </w:rPr>
        <w:t>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del w:id="24" w:author="Wilke, Claus O" w:date="2018-09-26T21:40:00Z">
        <w:r w:rsidR="000B4400" w:rsidDel="009F6442">
          <w:rPr>
            <w:rFonts w:ascii="Helvetica" w:hAnsi="Helvetica"/>
          </w:rPr>
          <w:delText>]</w:delText>
        </w:r>
      </w:del>
      <w:r w:rsidR="000B4400">
        <w:rPr>
          <w:rFonts w:ascii="Helvetica" w:hAnsi="Helvetica"/>
        </w:rPr>
        <w:t>;</w:t>
      </w:r>
      <w:r w:rsidRPr="00477CC4">
        <w:rPr>
          <w:rFonts w:ascii="Helvetica" w:hAnsi="Helvetica"/>
        </w:rPr>
        <w:t xml:space="preserve"> these particular </w:t>
      </w:r>
      <w:r w:rsidR="000B4400">
        <w:rPr>
          <w:rFonts w:ascii="Helvetica" w:hAnsi="Helvetica"/>
        </w:rPr>
        <w:t xml:space="preserve">erroneous </w:t>
      </w:r>
      <w:r w:rsidRPr="00477CC4">
        <w:rPr>
          <w:rFonts w:ascii="Helvetica" w:hAnsi="Helvetica"/>
        </w:rPr>
        <w:t xml:space="preserve">predictions were rare or absent when using protein abundances. By contrast, when using protein abundances, several conditions were erroneously predicted as being </w:t>
      </w:r>
      <w:del w:id="25" w:author="Wilke, Claus O" w:date="2018-09-26T21:40:00Z">
        <w:r w:rsidR="000B4400" w:rsidDel="00B64022">
          <w:rPr>
            <w:rFonts w:ascii="Helvetica" w:hAnsi="Helvetica"/>
          </w:rPr>
          <w:delText>[</w:delText>
        </w:r>
      </w:del>
      <w:r w:rsidRPr="00477CC4">
        <w:rPr>
          <w:rFonts w:ascii="Helvetica" w:hAnsi="Helvetica"/>
        </w:rPr>
        <w:t>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del w:id="26" w:author="Wilke, Claus O" w:date="2018-09-26T21:40:00Z">
        <w:r w:rsidR="000B4400" w:rsidDel="00B64022">
          <w:rPr>
            <w:rFonts w:ascii="Helvetica" w:hAnsi="Helvetica"/>
          </w:rPr>
          <w:delText>]</w:delText>
        </w:r>
      </w:del>
      <w:r w:rsidR="000B4400">
        <w:rPr>
          <w:rFonts w:ascii="Helvetica" w:hAnsi="Helvetica"/>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suppressed, and only those predictions that arose for </w:t>
      </w:r>
      <w:r w:rsidRPr="00E3776A">
        <w:rPr>
          <w:rFonts w:ascii="Helvetica" w:hAnsi="Helvetica"/>
          <w:i/>
        </w:rPr>
        <w:t>both</w:t>
      </w:r>
      <w:r w:rsidRPr="00477CC4">
        <w:rPr>
          <w:rFonts w:ascii="Helvetica" w:hAnsi="Helvetica"/>
        </w:rPr>
        <w:t xml:space="preserve">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rPr>
      </w:pPr>
    </w:p>
    <w:p w14:paraId="7881C432" w14:textId="77777777" w:rsidR="00501632" w:rsidRPr="00AE7326" w:rsidRDefault="00501632" w:rsidP="00501632">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Prediction accuracy differs between environmental features</w:t>
      </w:r>
    </w:p>
    <w:p w14:paraId="781239FC" w14:textId="15F48848" w:rsidR="00E43865" w:rsidRDefault="00E43865" w:rsidP="00E43865">
      <w:pPr>
        <w:spacing w:line="360" w:lineRule="auto"/>
        <w:rPr>
          <w:rFonts w:ascii="Helvetica" w:eastAsia="MS Mincho" w:hAnsi="Helvetica"/>
        </w:rPr>
      </w:pPr>
      <w:r>
        <w:rPr>
          <w:rFonts w:ascii="Helvetica" w:eastAsia="MS Mincho" w:hAnsi="Helvetica"/>
        </w:rPr>
        <w:t>W</w:t>
      </w:r>
      <w:r w:rsidR="00A767EB">
        <w:rPr>
          <w:rFonts w:ascii="Helvetica" w:eastAsia="MS Mincho" w:hAnsi="Helvetica"/>
        </w:rPr>
        <w:t>e</w:t>
      </w:r>
      <w:r w:rsidR="00501632" w:rsidRPr="00501632">
        <w:rPr>
          <w:rFonts w:ascii="Helvetica" w:eastAsia="MS Mincho" w:hAnsi="Helvetica"/>
        </w:rPr>
        <w:t xml:space="preserve"> </w:t>
      </w:r>
      <w:r w:rsidR="00E3776A">
        <w:rPr>
          <w:rFonts w:ascii="Helvetica" w:eastAsia="MS Mincho" w:hAnsi="Helvetica"/>
        </w:rPr>
        <w:t>next</w:t>
      </w:r>
      <w:r w:rsidR="00501632" w:rsidRPr="00501632">
        <w:rPr>
          <w:rFonts w:ascii="Helvetica" w:eastAsia="MS Mincho" w:hAnsi="Helvetica"/>
        </w:rPr>
        <w:t xml:space="preserve"> assess</w:t>
      </w:r>
      <w:r>
        <w:rPr>
          <w:rFonts w:ascii="Helvetica" w:eastAsia="MS Mincho" w:hAnsi="Helvetica"/>
        </w:rPr>
        <w:t>ed</w:t>
      </w:r>
      <w:r w:rsidR="00501632" w:rsidRPr="00501632">
        <w:rPr>
          <w:rFonts w:ascii="Helvetica" w:eastAsia="MS Mincho" w:hAnsi="Helvetica"/>
        </w:rPr>
        <w:t xml:space="preserve"> the sources of inaccuracy in our models. As previously noted, the majority of incorrect predictions differed by only a single factor</w:t>
      </w:r>
      <w:r w:rsidR="00E3776A">
        <w:rPr>
          <w:rFonts w:ascii="Helvetica" w:eastAsia="MS Mincho" w:hAnsi="Helvetica"/>
        </w:rPr>
        <w:t xml:space="preserve"> (S4 Fig)</w:t>
      </w:r>
      <w:r w:rsidR="00501632" w:rsidRPr="00501632">
        <w:rPr>
          <w:rFonts w:ascii="Helvetica" w:eastAsia="MS Mincho" w:hAnsi="Helvetica"/>
        </w:rPr>
        <w:t>. The environmental features that accounted for most of these single incorrect predictions were Mg</w:t>
      </w:r>
      <w:r w:rsidR="00501632" w:rsidRPr="00501632">
        <w:rPr>
          <w:rFonts w:ascii="Helvetica" w:eastAsia="MS Mincho" w:hAnsi="Helvetica"/>
          <w:vertAlign w:val="superscript"/>
        </w:rPr>
        <w:t>2+</w:t>
      </w:r>
      <w:r w:rsidR="00501632" w:rsidRPr="00501632">
        <w:rPr>
          <w:rFonts w:ascii="Helvetica" w:eastAsia="MS Mincho" w:hAnsi="Helvetica"/>
        </w:rPr>
        <w:t xml:space="preserve"> concentration for the prot</w:t>
      </w:r>
      <w:r w:rsidR="000B4400">
        <w:rPr>
          <w:rFonts w:ascii="Helvetica" w:eastAsia="MS Mincho" w:hAnsi="Helvetica"/>
        </w:rPr>
        <w:t>ein-only data and carbon source</w:t>
      </w:r>
      <w:r w:rsidR="00501632" w:rsidRPr="00501632">
        <w:rPr>
          <w:rFonts w:ascii="Helvetica" w:eastAsia="MS Mincho" w:hAnsi="Helvetica"/>
        </w:rPr>
        <w:t xml:space="preserve"> for mRNA-only data.</w:t>
      </w:r>
      <w:r>
        <w:rPr>
          <w:rFonts w:ascii="Helvetica" w:eastAsia="MS Mincho" w:hAnsi="Helvetica"/>
        </w:rPr>
        <w:t xml:space="preserve"> </w:t>
      </w:r>
      <w:r w:rsidR="00E3776A">
        <w:rPr>
          <w:rFonts w:ascii="Helvetica" w:eastAsia="MS Mincho" w:hAnsi="Helvetica"/>
        </w:rPr>
        <w:t xml:space="preserve">Despite the importance of growth phase to macromolecular abundances, we reasoned that </w:t>
      </w:r>
      <w:r>
        <w:rPr>
          <w:rFonts w:ascii="Helvetica" w:eastAsia="MS Mincho" w:hAnsi="Helvetica"/>
        </w:rPr>
        <w:t>g</w:t>
      </w:r>
      <w:r w:rsidR="00501632" w:rsidRPr="00501632">
        <w:rPr>
          <w:rFonts w:ascii="Helvetica" w:eastAsia="MS Mincho" w:hAnsi="Helvetica"/>
        </w:rPr>
        <w:t xml:space="preserve">rowth (e.g. exponential, stationary, late-stationary) is not an environmental variable and using this as a feature may partially skew our results if the goal is to predict </w:t>
      </w:r>
      <w:r w:rsidR="00501632" w:rsidRPr="00501632">
        <w:rPr>
          <w:rFonts w:ascii="Helvetica" w:eastAsia="MS Mincho" w:hAnsi="Helvetica"/>
          <w:i/>
        </w:rPr>
        <w:t>strictly</w:t>
      </w:r>
      <w:r w:rsidR="00501632" w:rsidRPr="00501632">
        <w:rPr>
          <w:rFonts w:ascii="Helvetica" w:eastAsia="MS Mincho" w:hAnsi="Helvetica"/>
        </w:rPr>
        <w:t xml:space="preserve"> </w:t>
      </w:r>
      <w:r w:rsidR="00501632" w:rsidRPr="00501632">
        <w:rPr>
          <w:rFonts w:ascii="Helvetica" w:eastAsia="MS Mincho" w:hAnsi="Helvetica"/>
          <w:i/>
        </w:rPr>
        <w:t>external</w:t>
      </w:r>
      <w:r>
        <w:rPr>
          <w:rFonts w:ascii="Helvetica" w:eastAsia="MS Mincho" w:hAnsi="Helvetica"/>
        </w:rPr>
        <w:t xml:space="preserve"> conditions.</w:t>
      </w:r>
    </w:p>
    <w:p w14:paraId="4410509B" w14:textId="77777777" w:rsidR="00E43865" w:rsidRDefault="00E43865" w:rsidP="00E43865">
      <w:pPr>
        <w:spacing w:line="360" w:lineRule="auto"/>
        <w:rPr>
          <w:rFonts w:ascii="Helvetica" w:eastAsia="MS Mincho" w:hAnsi="Helvetica"/>
        </w:rPr>
      </w:pPr>
    </w:p>
    <w:p w14:paraId="43F130BB" w14:textId="165772EF" w:rsidR="001F0F40" w:rsidRDefault="00501632" w:rsidP="00E43865">
      <w:pPr>
        <w:spacing w:line="360" w:lineRule="auto"/>
        <w:rPr>
          <w:rFonts w:ascii="Helvetica" w:eastAsia="MS Mincho" w:hAnsi="Helvetica"/>
        </w:rPr>
      </w:pPr>
      <w:r w:rsidRPr="00501632">
        <w:rPr>
          <w:rFonts w:ascii="Helvetica" w:eastAsia="MS Mincho" w:hAnsi="Helvetica"/>
        </w:rPr>
        <w:t xml:space="preserve">We thus trained and tested separate models using </w:t>
      </w:r>
      <w:r w:rsidRPr="00EB3CEC">
        <w:rPr>
          <w:rFonts w:ascii="Helvetica" w:eastAsia="MS Mincho" w:hAnsi="Helvetica"/>
        </w:rPr>
        <w:t>only</w:t>
      </w:r>
      <w:r w:rsidRPr="00501632">
        <w:rPr>
          <w:rFonts w:ascii="Helvetica" w:eastAsia="MS Mincho" w:hAnsi="Helvetica"/>
        </w:rPr>
        <w:t xml:space="preserve"> exponential or </w:t>
      </w:r>
      <w:r w:rsidRPr="00EB3CEC">
        <w:rPr>
          <w:rFonts w:ascii="Helvetica" w:eastAsia="MS Mincho" w:hAnsi="Helvetica"/>
        </w:rPr>
        <w:t>only</w:t>
      </w:r>
      <w:r w:rsidRPr="00501632">
        <w:rPr>
          <w:rFonts w:ascii="Helvetica" w:eastAsia="MS Mincho" w:hAnsi="Helvetica"/>
        </w:rPr>
        <w:t xml:space="preserve"> stationary phase datasets and asked to what extent these models could predict the remaining 3 environmental features (carbon source, [Mg</w:t>
      </w:r>
      <w:r w:rsidRPr="00501632">
        <w:rPr>
          <w:rFonts w:ascii="Helvetica" w:eastAsia="MS Mincho" w:hAnsi="Helvetica"/>
          <w:vertAlign w:val="superscript"/>
        </w:rPr>
        <w:t>2+</w:t>
      </w:r>
      <w:r w:rsidRPr="00501632">
        <w:rPr>
          <w:rFonts w:ascii="Helvetica" w:eastAsia="MS Mincho" w:hAnsi="Helvetica"/>
        </w:rPr>
        <w:t>], and [Na</w:t>
      </w:r>
      <w:r w:rsidRPr="00501632">
        <w:rPr>
          <w:rFonts w:ascii="Helvetica" w:eastAsia="MS Mincho" w:hAnsi="Helvetica"/>
          <w:vertAlign w:val="superscript"/>
        </w:rPr>
        <w:t>+</w:t>
      </w:r>
      <w:r w:rsidRPr="00501632">
        <w:rPr>
          <w:rFonts w:ascii="Helvetica" w:eastAsia="MS Mincho" w:hAnsi="Helvetica"/>
        </w:rPr>
        <w:t>]). We found that prediction accuracy was consistentl</w:t>
      </w:r>
      <w:r w:rsidR="008B045E">
        <w:rPr>
          <w:rFonts w:ascii="Helvetica" w:eastAsia="MS Mincho" w:hAnsi="Helvetica"/>
        </w:rPr>
        <w:t>y better for models trained on exponential-</w:t>
      </w:r>
      <w:r w:rsidRPr="00501632">
        <w:rPr>
          <w:rFonts w:ascii="Helvetica" w:eastAsia="MS Mincho" w:hAnsi="Helvetica"/>
        </w:rPr>
        <w:t xml:space="preserve">phase samples </w:t>
      </w:r>
      <w:r w:rsidRPr="00501632">
        <w:rPr>
          <w:rFonts w:ascii="Helvetica" w:eastAsia="MS Mincho" w:hAnsi="Helvetica"/>
        </w:rPr>
        <w:lastRenderedPageBreak/>
        <w:t xml:space="preserve">compared </w:t>
      </w:r>
      <w:r w:rsidR="008B045E">
        <w:rPr>
          <w:rFonts w:ascii="Helvetica" w:eastAsia="MS Mincho" w:hAnsi="Helvetica"/>
        </w:rPr>
        <w:t>to models trained on stationary-</w:t>
      </w:r>
      <w:r w:rsidRPr="00501632">
        <w:rPr>
          <w:rFonts w:ascii="Helvetica" w:eastAsia="MS Mincho" w:hAnsi="Helvetica"/>
        </w:rPr>
        <w:t xml:space="preserve">phase samples, irrespective of the machine-learning algorithm </w:t>
      </w:r>
      <w:r w:rsidR="008B045E">
        <w:rPr>
          <w:rFonts w:ascii="Helvetica" w:eastAsia="MS Mincho" w:hAnsi="Helvetica"/>
        </w:rPr>
        <w:t xml:space="preserve">used </w:t>
      </w:r>
      <w:r w:rsidRPr="00501632">
        <w:rPr>
          <w:rFonts w:ascii="Helvetica" w:eastAsia="MS Mincho" w:hAnsi="Helvetica"/>
        </w:rPr>
        <w:t>or the data source (mRNA, protein abundan</w:t>
      </w:r>
      <w:r w:rsidR="006D79CC">
        <w:rPr>
          <w:rFonts w:ascii="Helvetica" w:eastAsia="MS Mincho" w:hAnsi="Helvetica"/>
        </w:rPr>
        <w:t>ces, or both) (Fig</w:t>
      </w:r>
      <w:r w:rsidRPr="00501632">
        <w:rPr>
          <w:rFonts w:ascii="Helvetica" w:eastAsia="MS Mincho" w:hAnsi="Helvetica"/>
        </w:rPr>
        <w:t xml:space="preserve"> 6). This observation implies that </w:t>
      </w:r>
      <w:r w:rsidRPr="00501632">
        <w:rPr>
          <w:rFonts w:ascii="Helvetica" w:eastAsia="MS Mincho" w:hAnsi="Helvetica"/>
          <w:i/>
        </w:rPr>
        <w:t>E. coli</w:t>
      </w:r>
      <w:r w:rsidRPr="00501632">
        <w:rPr>
          <w:rFonts w:ascii="Helvetica" w:eastAsia="MS Mincho" w:hAnsi="Helvetica"/>
        </w:rPr>
        <w:t xml:space="preserve"> gene expression patterns during stationary phase are less indicative of the external environment compared to cells experiencing exponential growth.  </w:t>
      </w:r>
      <w:r w:rsidR="005B7B4E">
        <w:rPr>
          <w:rFonts w:ascii="Helvetica" w:eastAsia="MS Mincho" w:hAnsi="Helvetica"/>
        </w:rPr>
        <w:t>D</w:t>
      </w:r>
      <w:r w:rsidRPr="00501632">
        <w:rPr>
          <w:rFonts w:ascii="Helvetica" w:eastAsia="MS Mincho" w:hAnsi="Helvetica"/>
        </w:rPr>
        <w:t xml:space="preserve">espite the lower accuracies, however, predictive accuracy from models trained solely on stationary phase cells was still much higher than random expectation, </w:t>
      </w:r>
      <w:r w:rsidR="00F4446E">
        <w:rPr>
          <w:rFonts w:ascii="Helvetica" w:eastAsia="MS Mincho" w:hAnsi="Helvetica"/>
        </w:rPr>
        <w:t>highlighting the fact</w:t>
      </w:r>
      <w:r w:rsidRPr="00501632">
        <w:rPr>
          <w:rFonts w:ascii="Helvetica" w:eastAsia="MS Mincho" w:hAnsi="Helvetica"/>
        </w:rPr>
        <w:t xml:space="preserve">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695B6A36"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features. </w:t>
      </w:r>
      <w:r w:rsidR="007340FE">
        <w:rPr>
          <w:rFonts w:ascii="Helvetica" w:hAnsi="Helvetica"/>
        </w:rPr>
        <w:t xml:space="preserve">This is an easier task when compared to predicting all 4 dimensions simultaneously, and this ease is reflected in the relatively accurate confusion matrices that we observed (S8 Fig). </w:t>
      </w:r>
      <w:ins w:id="27" w:author="Wilke, Claus O" w:date="2018-09-26T21:41:00Z">
        <w:r w:rsidR="00220A99">
          <w:rPr>
            <w:rFonts w:ascii="Helvetica" w:hAnsi="Helvetica"/>
          </w:rPr>
          <w:t>For</w:t>
        </w:r>
      </w:ins>
      <w:del w:id="28" w:author="Wilke, Claus O" w:date="2018-09-26T21:41:00Z">
        <w:r w:rsidR="001F0F40" w:rsidDel="00220A99">
          <w:rPr>
            <w:rFonts w:ascii="Helvetica" w:hAnsi="Helvetica"/>
          </w:rPr>
          <w:delText>When</w:delText>
        </w:r>
        <w:r w:rsidR="001F0F40" w:rsidRPr="00477CC4" w:rsidDel="00220A99">
          <w:rPr>
            <w:rFonts w:ascii="Helvetica" w:hAnsi="Helvetica"/>
          </w:rPr>
          <w:delText xml:space="preserve"> making</w:delText>
        </w:r>
      </w:del>
      <w:r w:rsidR="001F0F40" w:rsidRPr="00477CC4">
        <w:rPr>
          <w:rFonts w:ascii="Helvetica" w:hAnsi="Helvetica"/>
        </w:rPr>
        <w:t xml:space="preserve">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t>
      </w:r>
      <w:del w:id="29" w:author="Wilke, Claus O" w:date="2018-09-26T21:42:00Z">
        <w:r w:rsidR="001F0F40" w:rsidRPr="00477CC4" w:rsidDel="00220A99">
          <w:rPr>
            <w:rFonts w:ascii="Helvetica" w:hAnsi="Helvetica"/>
          </w:rPr>
          <w:delText>when making</w:delText>
        </w:r>
      </w:del>
      <w:ins w:id="30" w:author="Wilke, Claus O" w:date="2018-09-26T21:42:00Z">
        <w:r w:rsidR="00220A99">
          <w:rPr>
            <w:rFonts w:ascii="Helvetica" w:hAnsi="Helvetica"/>
          </w:rPr>
          <w:t>for</w:t>
        </w:r>
      </w:ins>
      <w:r w:rsidR="001F0F40" w:rsidRPr="00477CC4">
        <w:rPr>
          <w:rFonts w:ascii="Helvetica" w:hAnsi="Helvetica"/>
        </w:rPr>
        <w:t xml:space="preserve">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0B4400">
        <w:rPr>
          <w:rFonts w:ascii="Helvetica" w:hAnsi="Helvetica"/>
        </w:rPr>
        <w:t xml:space="preserve"> concentration</w:t>
      </w:r>
      <w:r w:rsidR="001F0F40" w:rsidRPr="00477CC4">
        <w:rPr>
          <w:rFonts w:ascii="Helvetica" w:hAnsi="Helvetica"/>
        </w:rPr>
        <w:t xml:space="preserve"> </w:t>
      </w:r>
      <w:r w:rsidR="000B4400">
        <w:rPr>
          <w:rFonts w:ascii="Helvetica" w:hAnsi="Helvetica"/>
        </w:rPr>
        <w:t>with</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lastRenderedPageBreak/>
        <w:t>Mo</w:t>
      </w:r>
      <w:r w:rsidR="00AE7326">
        <w:rPr>
          <w:rFonts w:ascii="Helvetica" w:eastAsia="MS Gothic" w:hAnsi="Helvetica"/>
          <w:b/>
          <w:bCs/>
          <w:sz w:val="32"/>
          <w:szCs w:val="32"/>
        </w:rPr>
        <w:t>del validation on external data</w:t>
      </w:r>
    </w:p>
    <w:p w14:paraId="1159E683" w14:textId="05848CF4" w:rsidR="006B4EC3" w:rsidRDefault="00D04AAE" w:rsidP="006B4EC3">
      <w:pPr>
        <w:spacing w:line="360" w:lineRule="auto"/>
        <w:rPr>
          <w:rFonts w:ascii="Helvetica" w:hAnsi="Helvetica"/>
        </w:rPr>
      </w:pPr>
      <w:r w:rsidRPr="00D04AAE">
        <w:rPr>
          <w:rFonts w:ascii="Helvetica" w:eastAsia="MS Mincho" w:hAnsi="Helvetica"/>
        </w:rPr>
        <w:t>The samples that we studied throughout this manuscript are fairly heterogeneous and were collected by different individuals over a span of several months</w:t>
      </w:r>
      <w:r w:rsidR="0050531A">
        <w:rPr>
          <w:rFonts w:ascii="Helvetica" w:eastAsia="MS Mincho" w:hAnsi="Helvetica"/>
        </w:rPr>
        <w:t>/years</w:t>
      </w:r>
      <w:r w:rsidRPr="00D04AAE">
        <w:rPr>
          <w:rFonts w:ascii="Helvetica" w:eastAsia="MS Mincho" w:hAnsi="Helvetica"/>
        </w:rPr>
        <w:t>. However, different sample types were still analyzed within the same labs, by the same protocols</w:t>
      </w:r>
      <w:r w:rsidR="005D78F2">
        <w:rPr>
          <w:rFonts w:ascii="Helvetica" w:eastAsia="MS Mincho" w:hAnsi="Helvetica"/>
        </w:rPr>
        <w:t>,</w:t>
      </w:r>
      <w:r w:rsidRPr="00D04AAE">
        <w:rPr>
          <w:rFonts w:ascii="Helvetica" w:eastAsia="MS Mincho" w:hAnsi="Helvetica"/>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i/>
        </w:rPr>
        <w:t>similar</w:t>
      </w:r>
      <w:r w:rsidRPr="00D04AAE">
        <w:rPr>
          <w:rFonts w:ascii="Helvetica" w:eastAsia="MS Mincho" w:hAnsi="Helvetica"/>
        </w:rPr>
        <w:t xml:space="preserve"> conditions that was independently collected and analyzed</w:t>
      </w:r>
      <w:r w:rsidR="00DB2370">
        <w:rPr>
          <w:rFonts w:ascii="Helvetica" w:eastAsia="MS Mincho" w:hAnsi="Helvetica"/>
        </w:rPr>
        <w:t xml:space="preserve"> </w:t>
      </w:r>
      <w:r w:rsidR="005C3358">
        <w:rPr>
          <w:rFonts w:ascii="Helvetica" w:eastAsia="MS Mincho" w:hAnsi="Helvetica"/>
        </w:rPr>
        <w:fldChar w:fldCharType="begin"/>
      </w:r>
      <w:r w:rsidR="005E39D1">
        <w:rPr>
          <w:rFonts w:ascii="Helvetica" w:eastAsia="MS Mincho" w:hAnsi="Helvetica"/>
        </w:rPr>
        <w:instrText xml:space="preserve"> ADDIN ZOTERO_ITEM CSL_CITATION {"citationID":"Yp6Rah6C","properties":{"formattedCitation":"[12]","plainCitation":"[12]","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rPr>
        <w:fldChar w:fldCharType="separate"/>
      </w:r>
      <w:r w:rsidR="00906D8D">
        <w:rPr>
          <w:rFonts w:ascii="Helvetica" w:hAnsi="Helvetica"/>
        </w:rPr>
        <w:t>[12]</w:t>
      </w:r>
      <w:r w:rsidR="005C3358">
        <w:rPr>
          <w:rFonts w:ascii="Helvetica" w:eastAsia="MS Mincho" w:hAnsi="Helvetica"/>
        </w:rPr>
        <w:fldChar w:fldCharType="end"/>
      </w:r>
      <w:r w:rsidR="006B4EC3">
        <w:rPr>
          <w:rFonts w:ascii="Helvetica" w:eastAsia="MS Mincho" w:hAnsi="Helvetica"/>
        </w:rPr>
        <w:t xml:space="preserve">. </w:t>
      </w:r>
      <w:r w:rsidR="00AF7E55">
        <w:rPr>
          <w:rFonts w:ascii="Helvetica" w:eastAsia="MS Mincho" w:hAnsi="Helvetica"/>
        </w:rPr>
        <w:t>However, t</w:t>
      </w:r>
      <w:r w:rsidR="00EB3CEC">
        <w:rPr>
          <w:rFonts w:ascii="Helvetica" w:hAnsi="Helvetica"/>
        </w:rPr>
        <w:t>he largest</w:t>
      </w:r>
      <w:r w:rsidR="006B4EC3">
        <w:rPr>
          <w:rFonts w:ascii="Helvetica" w:hAnsi="Helvetica"/>
        </w:rPr>
        <w:t xml:space="preserve"> external</w:t>
      </w:r>
      <w:r w:rsidR="0050531A">
        <w:rPr>
          <w:rFonts w:ascii="Helvetica" w:hAnsi="Helvetica"/>
        </w:rPr>
        <w:t xml:space="preserve"> comparison</w:t>
      </w:r>
      <w:r w:rsidR="006B4EC3">
        <w:rPr>
          <w:rFonts w:ascii="Helvetica" w:hAnsi="Helvetica"/>
        </w:rPr>
        <w:t xml:space="preserve"> dataset</w:t>
      </w:r>
      <w:r w:rsidR="0050531A">
        <w:rPr>
          <w:rFonts w:ascii="Helvetica" w:hAnsi="Helvetica"/>
        </w:rPr>
        <w:t xml:space="preserve"> that we could find</w:t>
      </w:r>
      <w:r w:rsidR="000B4400">
        <w:rPr>
          <w:rFonts w:ascii="Helvetica" w:hAnsi="Helvetica"/>
        </w:rPr>
        <w:t xml:space="preserve"> consisted of measurements for </w:t>
      </w:r>
      <w:ins w:id="31" w:author="Wilke, Claus O" w:date="2018-09-26T21:43:00Z">
        <w:r w:rsidR="00913945">
          <w:rPr>
            <w:rFonts w:ascii="Helvetica" w:hAnsi="Helvetica"/>
          </w:rPr>
          <w:t xml:space="preserve">only </w:t>
        </w:r>
      </w:ins>
      <w:r w:rsidR="000B4400">
        <w:rPr>
          <w:rFonts w:ascii="Helvetica" w:hAnsi="Helvetica"/>
        </w:rPr>
        <w:t>~2,000 proteins</w:t>
      </w:r>
      <w:r w:rsidR="0050531A">
        <w:rPr>
          <w:rFonts w:ascii="Helvetica" w:hAnsi="Helvetica"/>
        </w:rPr>
        <w:t>,</w:t>
      </w:r>
      <w:r w:rsidR="000B4400">
        <w:rPr>
          <w:rFonts w:ascii="Helvetica" w:hAnsi="Helvetica"/>
        </w:rPr>
        <w:t xml:space="preserve"> which is substantially less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w:t>
      </w:r>
      <w:r w:rsidR="000B4400">
        <w:rPr>
          <w:rFonts w:ascii="Helvetica" w:hAnsi="Helvetica"/>
        </w:rPr>
        <w:t>s</w:t>
      </w:r>
      <w:r w:rsidR="006B4EC3">
        <w:rPr>
          <w:rFonts w:ascii="Helvetica" w:hAnsi="Helvetica"/>
        </w:rPr>
        <w:t xml:space="preserve"> on</w:t>
      </w:r>
      <w:r w:rsidR="000B4400">
        <w:rPr>
          <w:rFonts w:ascii="Helvetica" w:hAnsi="Helvetica"/>
        </w:rPr>
        <w:t xml:space="preserve">. Further, the particular </w:t>
      </w:r>
      <w:ins w:id="32" w:author="Wilke, Claus O" w:date="2018-09-26T21:43:00Z">
        <w:r w:rsidR="00913945">
          <w:rPr>
            <w:rFonts w:ascii="Helvetica" w:hAnsi="Helvetica"/>
          </w:rPr>
          <w:t xml:space="preserve">bacterial </w:t>
        </w:r>
      </w:ins>
      <w:r w:rsidR="000B4400">
        <w:rPr>
          <w:rFonts w:ascii="Helvetica" w:hAnsi="Helvetica"/>
        </w:rPr>
        <w:t>strain (</w:t>
      </w:r>
      <w:r w:rsidR="000B4400" w:rsidRPr="000B4400">
        <w:rPr>
          <w:rFonts w:ascii="Helvetica" w:hAnsi="Helvetica"/>
        </w:rPr>
        <w:t>BW25113</w:t>
      </w:r>
      <w:r w:rsidR="000B4400">
        <w:rPr>
          <w:rFonts w:ascii="Helvetica" w:hAnsi="Helvetica"/>
        </w:rPr>
        <w:t>, a “K” strain)</w:t>
      </w:r>
      <w:r w:rsidR="006B4EC3" w:rsidRPr="00FA092E">
        <w:rPr>
          <w:rFonts w:ascii="Helvetica" w:hAnsi="Helvetica"/>
        </w:rPr>
        <w:t xml:space="preserve"> </w:t>
      </w:r>
      <w:r w:rsidR="00EB3CEC">
        <w:rPr>
          <w:rFonts w:ascii="Helvetica" w:hAnsi="Helvetica"/>
        </w:rPr>
        <w:t xml:space="preserve">used in this </w:t>
      </w:r>
      <w:r w:rsidR="0050531A">
        <w:rPr>
          <w:rFonts w:ascii="Helvetica" w:hAnsi="Helvetica"/>
        </w:rPr>
        <w:t xml:space="preserve">external </w:t>
      </w:r>
      <w:r w:rsidR="00EB3CEC">
        <w:rPr>
          <w:rFonts w:ascii="Helvetica" w:hAnsi="Helvetica"/>
        </w:rPr>
        <w:t xml:space="preserve">dataset </w:t>
      </w:r>
      <w:r w:rsidR="000B4400">
        <w:rPr>
          <w:rFonts w:ascii="Helvetica" w:hAnsi="Helvetica"/>
        </w:rPr>
        <w:t>was distinct from ours (REL606, a “B” strain), so not all of the proteins from our model have direct orthologs in this external dataset.</w:t>
      </w:r>
      <w:r w:rsidR="00651CDE">
        <w:rPr>
          <w:rFonts w:ascii="Helvetica" w:hAnsi="Helvetica"/>
        </w:rPr>
        <w:t xml:space="preserve"> Based on our analysis of the dominant genes contributing to the principal components (S1 Table), however, this strain level-variation may be less important than the missing data values.</w:t>
      </w:r>
      <w:r w:rsidR="000B4400">
        <w:rPr>
          <w:rFonts w:ascii="Helvetica" w:hAnsi="Helvetica"/>
        </w:rPr>
        <w:t xml:space="preserve"> </w:t>
      </w:r>
      <w:r w:rsidR="00AF7E55">
        <w:rPr>
          <w:rFonts w:ascii="Helvetica" w:hAnsi="Helvetica"/>
        </w:rPr>
        <w:t>W</w:t>
      </w:r>
      <w:r w:rsidR="006B4EC3" w:rsidRPr="00FA092E">
        <w:rPr>
          <w:rFonts w:ascii="Helvetica" w:hAnsi="Helvetica"/>
        </w:rPr>
        <w:t xml:space="preserve">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w:t>
      </w:r>
      <w:r w:rsidR="00191985">
        <w:rPr>
          <w:rFonts w:ascii="Helvetica" w:hAnsi="Helvetica"/>
        </w:rPr>
        <w:t xml:space="preserve"> (Table 3)</w:t>
      </w:r>
      <w:r w:rsidR="006B4EC3">
        <w:rPr>
          <w:rFonts w:ascii="Helvetica" w:hAnsi="Helvetica"/>
        </w:rPr>
        <w:t xml:space="preserve">.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191985">
        <w:rPr>
          <w:rFonts w:ascii="Helvetica" w:hAnsi="Helvetica"/>
        </w:rPr>
        <w:t xml:space="preserve"> (Table 4)</w:t>
      </w:r>
      <w:r w:rsidR="006B4EC3" w:rsidRPr="00FA092E">
        <w:rPr>
          <w:rFonts w:ascii="Helvetica" w:hAnsi="Helvetica"/>
        </w:rPr>
        <w:t xml:space="preserve">. </w:t>
      </w:r>
      <w:r w:rsidR="006B4EC3">
        <w:rPr>
          <w:rFonts w:ascii="Helvetica" w:hAnsi="Helvetica"/>
        </w:rPr>
        <w:t>These two approa</w:t>
      </w:r>
      <w:r w:rsidR="00191985">
        <w:rPr>
          <w:rFonts w:ascii="Helvetica" w:hAnsi="Helvetica"/>
        </w:rPr>
        <w:t xml:space="preserve">ches lead to comparable results. </w:t>
      </w:r>
      <w:r w:rsidR="006B4EC3">
        <w:rPr>
          <w:rFonts w:ascii="Helvetica" w:hAnsi="Helvetica"/>
        </w:rPr>
        <w:t xml:space="preserve">Notably, our model made mostly correct predictions on this </w:t>
      </w:r>
      <w:r w:rsidR="00AF7E55">
        <w:rPr>
          <w:rFonts w:ascii="Helvetica" w:hAnsi="Helvetica"/>
        </w:rPr>
        <w:t xml:space="preserve">entirely independent </w:t>
      </w:r>
      <w:r w:rsidR="006B4EC3">
        <w:rPr>
          <w:rFonts w:ascii="Helvetica" w:hAnsi="Helvetica"/>
        </w:rPr>
        <w:t>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w:t>
      </w:r>
      <w:r w:rsidR="00AF7E55">
        <w:rPr>
          <w:rFonts w:ascii="Helvetica" w:hAnsi="Helvetica"/>
        </w:rPr>
        <w:t>consist of samples with</w:t>
      </w:r>
      <w:r w:rsidR="006B4EC3">
        <w:rPr>
          <w:rFonts w:ascii="Helvetica" w:hAnsi="Helvetica"/>
        </w:rPr>
        <w:t xml:space="preserve"> </w:t>
      </w:r>
      <w:r w:rsidR="00AF7E55">
        <w:rPr>
          <w:rFonts w:ascii="Helvetica" w:hAnsi="Helvetica"/>
        </w:rPr>
        <w:t>variable</w:t>
      </w:r>
      <w:r w:rsidR="006B4EC3" w:rsidRPr="00FA092E">
        <w:rPr>
          <w:rFonts w:ascii="Helvetica" w:hAnsi="Helvetica"/>
        </w:rPr>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AF7E55">
        <w:rPr>
          <w:rFonts w:ascii="Helvetica" w:hAnsi="Helvetica"/>
        </w:rPr>
        <w:t>concentrations</w:t>
      </w:r>
      <w:r w:rsidR="006B4EC3">
        <w:rPr>
          <w:rFonts w:ascii="Helvetica" w:hAnsi="Helvetica"/>
        </w:rPr>
        <w:t xml:space="preserve">, however, and </w:t>
      </w:r>
      <w:r w:rsidR="0050531A">
        <w:rPr>
          <w:rFonts w:ascii="Helvetica" w:hAnsi="Helvetica"/>
        </w:rPr>
        <w:t xml:space="preserve">we note that </w:t>
      </w:r>
      <w:r w:rsidR="006B4EC3">
        <w:rPr>
          <w:rFonts w:ascii="Helvetica" w:hAnsi="Helvetica"/>
        </w:rPr>
        <w:t xml:space="preserve">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694649D3" w14:textId="2F93AF58" w:rsidR="000B4400" w:rsidRPr="00EC5B8D" w:rsidRDefault="003A3F29" w:rsidP="003A3F29">
      <w:pPr>
        <w:spacing w:line="360" w:lineRule="auto"/>
        <w:rPr>
          <w:rFonts w:ascii="Helvetica" w:eastAsia="MS Gothic" w:hAnsi="Helvetica"/>
          <w:b/>
          <w:bCs/>
          <w:sz w:val="36"/>
          <w:szCs w:val="36"/>
        </w:rPr>
      </w:pPr>
      <w:r w:rsidRPr="00AE7326">
        <w:rPr>
          <w:rFonts w:ascii="Helvetica" w:eastAsia="MS Mincho" w:hAnsi="Helvetica"/>
          <w:b/>
          <w:sz w:val="36"/>
          <w:szCs w:val="36"/>
        </w:rPr>
        <w:t>Discussion</w:t>
      </w:r>
    </w:p>
    <w:p w14:paraId="7C62B7D6" w14:textId="6EFD9F3A" w:rsidR="00EB3CEC" w:rsidRDefault="003A3F29" w:rsidP="003A3F29">
      <w:pPr>
        <w:spacing w:line="360" w:lineRule="auto"/>
        <w:rPr>
          <w:rFonts w:ascii="Helvetica" w:eastAsia="MS Mincho" w:hAnsi="Helvetica"/>
        </w:rPr>
      </w:pPr>
      <w:r w:rsidRPr="003A3F29">
        <w:rPr>
          <w:rFonts w:ascii="Helvetica" w:eastAsia="MS Mincho" w:hAnsi="Helvetica"/>
        </w:rPr>
        <w:lastRenderedPageBreak/>
        <w:t xml:space="preserve">Our central goal </w:t>
      </w:r>
      <w:del w:id="33" w:author="Wilke, Claus O" w:date="2018-09-26T21:43:00Z">
        <w:r w:rsidRPr="003A3F29" w:rsidDel="00913945">
          <w:rPr>
            <w:rFonts w:ascii="Helvetica" w:eastAsia="MS Mincho" w:hAnsi="Helvetica"/>
          </w:rPr>
          <w:delText>in this manuscript</w:delText>
        </w:r>
      </w:del>
      <w:ins w:id="34" w:author="Wilke, Claus O" w:date="2018-09-26T21:43:00Z">
        <w:r w:rsidR="00913945">
          <w:rPr>
            <w:rFonts w:ascii="Helvetica" w:eastAsia="MS Mincho" w:hAnsi="Helvetica"/>
          </w:rPr>
          <w:t>here</w:t>
        </w:r>
      </w:ins>
      <w:r w:rsidRPr="003A3F29">
        <w:rPr>
          <w:rFonts w:ascii="Helvetica" w:eastAsia="MS Mincho" w:hAnsi="Helvetica"/>
        </w:rPr>
        <w:t xml:space="preserve"> was to determine whether gene expression measurements from a single species of bacterium are sufficient to predict environmental </w:t>
      </w:r>
      <w:r w:rsidR="00EB3CEC">
        <w:rPr>
          <w:rFonts w:ascii="Helvetica" w:eastAsia="MS Mincho" w:hAnsi="Helvetica"/>
        </w:rPr>
        <w:t>features</w:t>
      </w:r>
      <w:r w:rsidRPr="003A3F29">
        <w:rPr>
          <w:rFonts w:ascii="Helvetica" w:eastAsia="MS Mincho" w:hAnsi="Helvetica"/>
        </w:rPr>
        <w:t>. We analyzed a rich dataset of 152 samples for mRNA data and 105 samples for protein data across 16 distinct</w:t>
      </w:r>
      <w:r w:rsidR="0050531A">
        <w:rPr>
          <w:rFonts w:ascii="Helvetica" w:eastAsia="MS Mincho" w:hAnsi="Helvetica"/>
        </w:rPr>
        <w:t>ly classified</w:t>
      </w:r>
      <w:r w:rsidRPr="003A3F29">
        <w:rPr>
          <w:rFonts w:ascii="Helvetica" w:eastAsia="MS Mincho" w:hAnsi="Helvetica"/>
        </w:rPr>
        <w:t xml:space="preserve"> laboratory conditions as a proof-of-concept</w:t>
      </w:r>
      <w:r w:rsidR="005C0551">
        <w:rPr>
          <w:rFonts w:ascii="Helvetica" w:eastAsia="MS Mincho" w:hAnsi="Helvetica"/>
        </w:rPr>
        <w:t xml:space="preserve">. We </w:t>
      </w:r>
      <w:r w:rsidR="00EB3CEC">
        <w:rPr>
          <w:rFonts w:ascii="Helvetica" w:eastAsia="MS Mincho" w:hAnsi="Helvetica"/>
        </w:rPr>
        <w:t>showed</w:t>
      </w:r>
      <w:r w:rsidRPr="003A3F29">
        <w:rPr>
          <w:rFonts w:ascii="Helvetica" w:eastAsia="MS Mincho" w:hAnsi="Helvetica"/>
        </w:rPr>
        <w:t xml:space="preserve"> that </w:t>
      </w:r>
      <w:r w:rsidRPr="003A3F29">
        <w:rPr>
          <w:rFonts w:ascii="Helvetica" w:eastAsia="MS Mincho" w:hAnsi="Helvetica"/>
          <w:i/>
        </w:rPr>
        <w:t>E.</w:t>
      </w:r>
      <w:r w:rsidR="00441461">
        <w:rPr>
          <w:rFonts w:ascii="Helvetica" w:eastAsia="MS Mincho" w:hAnsi="Helvetica"/>
          <w:i/>
        </w:rPr>
        <w:t xml:space="preserve"> </w:t>
      </w:r>
      <w:r w:rsidRPr="003A3F29">
        <w:rPr>
          <w:rFonts w:ascii="Helvetica" w:eastAsia="MS Mincho" w:hAnsi="Helvetica"/>
          <w:i/>
        </w:rPr>
        <w:t>coli</w:t>
      </w:r>
      <w:r w:rsidRPr="003A3F29">
        <w:rPr>
          <w:rFonts w:ascii="Helvetica" w:eastAsia="MS Mincho" w:hAnsi="Helvetica"/>
        </w:rPr>
        <w:t xml:space="preserve"> gene expression is responsive to external conditions in a measurable and consistent way that permits identification of </w:t>
      </w:r>
      <w:r w:rsidR="00EB3CEC">
        <w:rPr>
          <w:rFonts w:ascii="Helvetica" w:eastAsia="MS Mincho" w:hAnsi="Helvetica"/>
        </w:rPr>
        <w:t>environmental features</w:t>
      </w:r>
      <w:r w:rsidRPr="003A3F29">
        <w:rPr>
          <w:rFonts w:ascii="Helvetica" w:eastAsia="MS Mincho" w:hAnsi="Helvetica"/>
        </w:rPr>
        <w:t xml:space="preserve"> from gene signatures alone </w:t>
      </w:r>
      <w:r w:rsidR="00EB3CEC">
        <w:rPr>
          <w:rFonts w:ascii="Helvetica" w:eastAsia="MS Mincho" w:hAnsi="Helvetica"/>
        </w:rPr>
        <w:t>via</w:t>
      </w:r>
      <w:r w:rsidRPr="003A3F29">
        <w:rPr>
          <w:rFonts w:ascii="Helvetica" w:eastAsia="MS Mincho" w:hAnsi="Helvetica"/>
        </w:rPr>
        <w:t xml:space="preserve"> supervised machine learning techniques. </w:t>
      </w:r>
    </w:p>
    <w:p w14:paraId="2B77F2A6" w14:textId="77777777" w:rsidR="00EB3CEC" w:rsidRDefault="00EB3CEC" w:rsidP="003A3F29">
      <w:pPr>
        <w:spacing w:line="360" w:lineRule="auto"/>
        <w:rPr>
          <w:rFonts w:ascii="Helvetica" w:eastAsia="MS Mincho" w:hAnsi="Helvetica"/>
        </w:rPr>
      </w:pPr>
    </w:p>
    <w:p w14:paraId="29734FBB" w14:textId="0CF4DAC2" w:rsidR="003A3F29" w:rsidRPr="003A3F29" w:rsidRDefault="003A3F29" w:rsidP="003A3F29">
      <w:pPr>
        <w:spacing w:line="360" w:lineRule="auto"/>
        <w:rPr>
          <w:rFonts w:ascii="Helvetica" w:eastAsia="MS Mincho" w:hAnsi="Helvetica"/>
        </w:rPr>
      </w:pPr>
      <w:r w:rsidRPr="003A3F29">
        <w:rPr>
          <w:rFonts w:ascii="Helvetica" w:eastAsia="MS Mincho" w:hAnsi="Helvetica"/>
        </w:rPr>
        <w:t xml:space="preserve">While </w:t>
      </w:r>
      <w:r w:rsidRPr="003A3F29">
        <w:rPr>
          <w:rFonts w:ascii="Helvetica" w:eastAsia="MS Mincho" w:hAnsi="Helvetica"/>
          <w:i/>
        </w:rPr>
        <w:t>E. coli</w:t>
      </w:r>
      <w:r w:rsidRPr="003A3F29">
        <w:rPr>
          <w:rFonts w:ascii="Helvetica" w:eastAsia="MS Mincho" w:hAnsi="Helvetica"/>
        </w:rPr>
        <w:t xml:space="preserve"> is a well-characterized species, our analysis relies on none of this </w:t>
      </w:r>
      <w:r w:rsidRPr="003A3F29">
        <w:rPr>
          <w:rFonts w:ascii="Helvetica" w:eastAsia="MS Mincho" w:hAnsi="Helvetica"/>
          <w:i/>
        </w:rPr>
        <w:t>a priori</w:t>
      </w:r>
      <w:r w:rsidRPr="003A3F29">
        <w:rPr>
          <w:rFonts w:ascii="Helvetica" w:eastAsia="MS Mincho" w:hAnsi="Helvetica"/>
        </w:rPr>
        <w:t xml:space="preserve"> knowledge.</w:t>
      </w:r>
      <w:r w:rsidR="00EB3CEC">
        <w:rPr>
          <w:rFonts w:ascii="Helvetica" w:eastAsia="MS Mincho" w:hAnsi="Helvetica"/>
        </w:rPr>
        <w:t xml:space="preserve"> Previous approaches have focused on modeling cellular biology and metabolism in order to predict the growth capabilities of individual species in various environments </w:t>
      </w:r>
      <w:r w:rsidR="00EB3CEC">
        <w:rPr>
          <w:rFonts w:ascii="Helvetica" w:eastAsia="MS Mincho" w:hAnsi="Helvetica"/>
        </w:rPr>
        <w:fldChar w:fldCharType="begin"/>
      </w:r>
      <w:r w:rsidR="00906D8D">
        <w:rPr>
          <w:rFonts w:ascii="Helvetica" w:eastAsia="MS Mincho" w:hAnsi="Helvetica"/>
        </w:rPr>
        <w:instrText xml:space="preserve"> ADDIN ZOTERO_ITEM CSL_CITATION {"citationID":"ztQzheFs","properties":{"formattedCitation":"[27\\uc0\\u8211{}29]","plainCitation":"[27–29]","noteIndex":0},"citationItems":[{"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EB3CEC">
        <w:rPr>
          <w:rFonts w:ascii="Helvetica" w:eastAsia="MS Mincho" w:hAnsi="Helvetica"/>
        </w:rPr>
        <w:fldChar w:fldCharType="separate"/>
      </w:r>
      <w:r w:rsidR="00906D8D" w:rsidRPr="00906D8D">
        <w:rPr>
          <w:rFonts w:ascii="Helvetica" w:hAnsi="Helvetica"/>
        </w:rPr>
        <w:t>[27–29]</w:t>
      </w:r>
      <w:r w:rsidR="00EB3CEC">
        <w:rPr>
          <w:rFonts w:ascii="Helvetica" w:eastAsia="MS Mincho" w:hAnsi="Helvetica"/>
        </w:rPr>
        <w:fldChar w:fldCharType="end"/>
      </w:r>
      <w:r w:rsidR="00EB3CEC">
        <w:rPr>
          <w:rFonts w:ascii="Helvetica" w:eastAsia="MS Mincho" w:hAnsi="Helvetica"/>
        </w:rPr>
        <w:t>. Rather than using</w:t>
      </w:r>
      <w:r w:rsidR="00116D14">
        <w:rPr>
          <w:rFonts w:ascii="Helvetica" w:eastAsia="MS Mincho" w:hAnsi="Helvetica"/>
        </w:rPr>
        <w:t xml:space="preserve"> varied</w:t>
      </w:r>
      <w:r w:rsidR="00EB3CEC">
        <w:rPr>
          <w:rFonts w:ascii="Helvetica" w:eastAsia="MS Mincho" w:hAnsi="Helvetica"/>
        </w:rPr>
        <w:t xml:space="preserve"> en</w:t>
      </w:r>
      <w:r w:rsidR="00116D14">
        <w:rPr>
          <w:rFonts w:ascii="Helvetica" w:eastAsia="MS Mincho" w:hAnsi="Helvetica"/>
        </w:rPr>
        <w:t xml:space="preserve">vironmental conditions to interrogate </w:t>
      </w:r>
      <w:r w:rsidR="00EB3CEC">
        <w:rPr>
          <w:rFonts w:ascii="Helvetica" w:eastAsia="MS Mincho" w:hAnsi="Helvetica"/>
        </w:rPr>
        <w:t>cellular regulation</w:t>
      </w:r>
      <w:r w:rsidR="001F7AC2">
        <w:rPr>
          <w:rFonts w:ascii="Helvetica" w:eastAsia="MS Mincho" w:hAnsi="Helvetica"/>
        </w:rPr>
        <w:t xml:space="preserve"> </w:t>
      </w:r>
      <w:r w:rsidR="001F7AC2">
        <w:rPr>
          <w:rFonts w:ascii="Helvetica" w:eastAsia="MS Mincho" w:hAnsi="Helvetica"/>
        </w:rPr>
        <w:fldChar w:fldCharType="begin"/>
      </w:r>
      <w:r w:rsidR="00906D8D">
        <w:rPr>
          <w:rFonts w:ascii="Helvetica" w:eastAsia="MS Mincho" w:hAnsi="Helvetica"/>
        </w:rPr>
        <w:instrText xml:space="preserve"> ADDIN ZOTERO_ITEM CSL_CITATION {"citationID":"hMsBdKGY","properties":{"formattedCitation":"[23,25]","plainCitation":"[23,25]","noteIndex":0},"citationItems":[{"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S."},{"family":"Thorsson","given":"Vesteinn"}],"issued":{"date-parts":[["2006"]]}}}],"schema":"https://github.com/citation-style-language/schema/raw/master/csl-citation.json"} </w:instrText>
      </w:r>
      <w:r w:rsidR="001F7AC2">
        <w:rPr>
          <w:rFonts w:ascii="Helvetica" w:eastAsia="MS Mincho" w:hAnsi="Helvetica"/>
        </w:rPr>
        <w:fldChar w:fldCharType="separate"/>
      </w:r>
      <w:r w:rsidR="00906D8D">
        <w:rPr>
          <w:rFonts w:ascii="Helvetica" w:hAnsi="Helvetica"/>
        </w:rPr>
        <w:t>[23,25]</w:t>
      </w:r>
      <w:r w:rsidR="001F7AC2">
        <w:rPr>
          <w:rFonts w:ascii="Helvetica" w:eastAsia="MS Mincho" w:hAnsi="Helvetica"/>
        </w:rPr>
        <w:fldChar w:fldCharType="end"/>
      </w:r>
      <w:r w:rsidR="00EB3CEC">
        <w:rPr>
          <w:rFonts w:ascii="Helvetica" w:eastAsia="MS Mincho" w:hAnsi="Helvetica"/>
        </w:rPr>
        <w:t xml:space="preserve">, we </w:t>
      </w:r>
      <w:r w:rsidR="00EC5B8D">
        <w:rPr>
          <w:rFonts w:ascii="Helvetica" w:eastAsia="MS Mincho" w:hAnsi="Helvetica"/>
        </w:rPr>
        <w:t xml:space="preserve">instead </w:t>
      </w:r>
      <w:r w:rsidR="00EB3CEC">
        <w:rPr>
          <w:rFonts w:ascii="Helvetica" w:eastAsia="MS Mincho" w:hAnsi="Helvetica"/>
        </w:rPr>
        <w:t xml:space="preserve">determined that </w:t>
      </w:r>
      <w:r w:rsidR="001F7AC2">
        <w:rPr>
          <w:rFonts w:ascii="Helvetica" w:eastAsia="MS Mincho" w:hAnsi="Helvetica"/>
        </w:rPr>
        <w:t>the abundances</w:t>
      </w:r>
      <w:r w:rsidR="00EB3CEC">
        <w:rPr>
          <w:rFonts w:ascii="Helvetica" w:eastAsia="MS Mincho" w:hAnsi="Helvetica"/>
        </w:rPr>
        <w:t xml:space="preserve"> of cellular macromolecules themselves are sufficient to provide accurate information about environmental conditions</w:t>
      </w:r>
      <w:r w:rsidR="001F7AC2">
        <w:rPr>
          <w:rFonts w:ascii="Helvetica" w:eastAsia="MS Mincho" w:hAnsi="Helvetica"/>
        </w:rPr>
        <w:t xml:space="preserve">. </w:t>
      </w:r>
    </w:p>
    <w:p w14:paraId="47C684C3" w14:textId="77777777" w:rsidR="003A3F29" w:rsidRPr="003A3F29" w:rsidRDefault="003A3F29" w:rsidP="003A3F29">
      <w:pPr>
        <w:spacing w:line="360" w:lineRule="auto"/>
        <w:rPr>
          <w:rFonts w:ascii="Helvetica" w:eastAsia="MS Mincho" w:hAnsi="Helvetica"/>
        </w:rPr>
      </w:pPr>
    </w:p>
    <w:p w14:paraId="07EA5978" w14:textId="4651A8B8" w:rsidR="00D04AAE" w:rsidRDefault="003A3F29" w:rsidP="003A3F29">
      <w:pPr>
        <w:spacing w:line="360" w:lineRule="auto"/>
        <w:rPr>
          <w:rFonts w:ascii="Helvetica" w:hAnsi="Helvetica"/>
        </w:rPr>
      </w:pPr>
      <w:r w:rsidRPr="003A3F29">
        <w:rPr>
          <w:rFonts w:ascii="Helvetica" w:eastAsia="MS Mincho" w:hAnsi="Helvetica"/>
        </w:rPr>
        <w:t xml:space="preserve">Interestingly, we found that consideration of mRNA and protein datasets alone </w:t>
      </w:r>
      <w:ins w:id="35" w:author="Wilke, Claus O" w:date="2018-09-26T21:45:00Z">
        <w:r w:rsidR="00913945">
          <w:rPr>
            <w:rFonts w:ascii="Helvetica" w:eastAsia="MS Mincho" w:hAnsi="Helvetica"/>
          </w:rPr>
          <w:t>is</w:t>
        </w:r>
      </w:ins>
      <w:del w:id="36" w:author="Wilke, Claus O" w:date="2018-09-26T21:45:00Z">
        <w:r w:rsidRPr="003A3F29" w:rsidDel="00913945">
          <w:rPr>
            <w:rFonts w:ascii="Helvetica" w:eastAsia="MS Mincho" w:hAnsi="Helvetica"/>
          </w:rPr>
          <w:delText>are</w:delText>
        </w:r>
      </w:del>
      <w:r w:rsidRPr="003A3F29">
        <w:rPr>
          <w:rFonts w:ascii="Helvetica" w:eastAsia="MS Mincho" w:hAnsi="Helvetica"/>
        </w:rPr>
        <w:t xml:space="preserve"> sufficient to produce a</w:t>
      </w:r>
      <w:r w:rsidR="005C0551">
        <w:rPr>
          <w:rFonts w:ascii="Helvetica" w:eastAsia="MS Mincho" w:hAnsi="Helvetica"/>
        </w:rPr>
        <w:t xml:space="preserve">ccurate results, but that joint </w:t>
      </w:r>
      <w:r w:rsidRPr="003A3F29">
        <w:rPr>
          <w:rFonts w:ascii="Helvetica" w:eastAsia="MS Mincho" w:hAnsi="Helvetica"/>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rPr>
        <w:t xml:space="preserve"> datasets</w:t>
      </w:r>
      <w:r w:rsidR="00441461">
        <w:rPr>
          <w:rFonts w:ascii="Helvetica" w:eastAsia="MS Mincho" w:hAnsi="Helvetica"/>
        </w:rPr>
        <w:t xml:space="preserve"> </w:t>
      </w:r>
      <w:r w:rsidR="00FE4A12">
        <w:rPr>
          <w:rFonts w:ascii="Helvetica" w:eastAsia="MS Mincho" w:hAnsi="Helvetica"/>
        </w:rPr>
        <w:fldChar w:fldCharType="begin"/>
      </w:r>
      <w:r w:rsidR="005E39D1">
        <w:rPr>
          <w:rFonts w:ascii="Helvetica" w:eastAsia="MS Mincho" w:hAnsi="Helvetica"/>
        </w:rPr>
        <w:instrText xml:space="preserve"> ADDIN ZOTERO_ITEM CSL_CITATION {"citationID":"igGkKpCM","properties":{"formattedCitation":"[13,37,39,40]","plainCitation":"[13,37,39,40]","noteIndex":0},"citationItems":[{"id":"LYPrkEGO/4D5UTQQu","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LYPrkEGO/Un5L6x4w","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LYPrkEGO/E35ennZu","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LYPrkEGO/aKszuyyK","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rPr>
        <w:fldChar w:fldCharType="separate"/>
      </w:r>
      <w:r w:rsidR="00906D8D">
        <w:rPr>
          <w:rFonts w:ascii="Helvetica" w:hAnsi="Helvetica"/>
        </w:rPr>
        <w:t>[13,37,39,40]</w:t>
      </w:r>
      <w:r w:rsidR="00FE4A12">
        <w:rPr>
          <w:rFonts w:ascii="Helvetica" w:eastAsia="MS Mincho" w:hAnsi="Helvetica"/>
        </w:rPr>
        <w:fldChar w:fldCharType="end"/>
      </w:r>
      <w:r w:rsidR="00EF7922">
        <w:rPr>
          <w:rFonts w:ascii="Helvetica" w:eastAsia="MS Mincho" w:hAnsi="Helvetica"/>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E39D1">
        <w:rPr>
          <w:rFonts w:ascii="Helvetica" w:hAnsi="Helvetica"/>
        </w:rPr>
        <w:instrText xml:space="preserve"> ADDIN ZOTERO_ITEM CSL_CITATION {"citationID":"HQzVvj5Y","properties":{"formattedCitation":"[41]","plainCitation":"[41]","noteIndex":0},"citationItems":[{"id":"LYPrkEGO/p4L9pVMl","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906D8D">
        <w:rPr>
          <w:rFonts w:ascii="Helvetica" w:hAnsi="Helvetica"/>
        </w:rPr>
        <w:t>[41]</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rPr>
        <w:t>mechanisms</w:t>
      </w:r>
      <w:r w:rsidR="00441461">
        <w:rPr>
          <w:rFonts w:ascii="Helvetica" w:eastAsia="MS Mincho" w:hAnsi="Helvetica"/>
        </w:rPr>
        <w:t xml:space="preserve"> </w:t>
      </w:r>
      <w:r w:rsidR="00EF7922">
        <w:rPr>
          <w:rFonts w:ascii="Helvetica" w:eastAsia="MS Mincho" w:hAnsi="Helvetica"/>
        </w:rPr>
        <w:fldChar w:fldCharType="begin"/>
      </w:r>
      <w:r w:rsidR="005E39D1">
        <w:rPr>
          <w:rFonts w:ascii="Helvetica" w:eastAsia="MS Mincho" w:hAnsi="Helvetica"/>
        </w:rPr>
        <w:instrText xml:space="preserve"> ADDIN ZOTERO_ITEM CSL_CITATION {"citationID":"iIJep435","properties":{"formattedCitation":"[42]","plainCitation":"[42]","noteIndex":0},"citationItems":[{"id":"LYPrkEGO/kqPrrQQZ","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rPr>
        <w:fldChar w:fldCharType="separate"/>
      </w:r>
      <w:r w:rsidR="00906D8D">
        <w:rPr>
          <w:rFonts w:ascii="Helvetica" w:hAnsi="Helvetica"/>
        </w:rPr>
        <w:t>[42]</w:t>
      </w:r>
      <w:r w:rsidR="00EF7922">
        <w:rPr>
          <w:rFonts w:ascii="Helvetica" w:eastAsia="MS Mincho" w:hAnsi="Helvetica"/>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6DC31ECE" w:rsidR="002F1C74" w:rsidRPr="00477CC4" w:rsidRDefault="00EF7922" w:rsidP="002F1C74">
      <w:pPr>
        <w:spacing w:line="360" w:lineRule="auto"/>
        <w:rPr>
          <w:rFonts w:ascii="Helvetica" w:hAnsi="Helvetica"/>
        </w:rPr>
      </w:pPr>
      <w:del w:id="37" w:author="Wilke, Claus O" w:date="2018-09-26T21:46:00Z">
        <w:r w:rsidDel="00913945">
          <w:rPr>
            <w:rFonts w:ascii="Helvetica" w:hAnsi="Helvetica"/>
          </w:rPr>
          <w:delText>An important finding that we discovered</w:delText>
        </w:r>
      </w:del>
      <w:ins w:id="38" w:author="Wilke, Claus O" w:date="2018-09-26T21:46:00Z">
        <w:r w:rsidR="00913945">
          <w:rPr>
            <w:rFonts w:ascii="Helvetica" w:hAnsi="Helvetica"/>
          </w:rPr>
          <w:t>Our results show</w:t>
        </w:r>
      </w:ins>
      <w:del w:id="39" w:author="Wilke, Claus O" w:date="2018-09-26T21:46:00Z">
        <w:r w:rsidDel="00913945">
          <w:rPr>
            <w:rFonts w:ascii="Helvetica" w:hAnsi="Helvetica"/>
          </w:rPr>
          <w:delText xml:space="preserve"> was</w:delText>
        </w:r>
      </w:del>
      <w:r>
        <w:rPr>
          <w:rFonts w:ascii="Helvetica" w:hAnsi="Helvetica"/>
        </w:rPr>
        <w:t xml:space="preserve">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possible explanation </w:t>
      </w:r>
      <w:r w:rsidRPr="00477CC4">
        <w:rPr>
          <w:rFonts w:ascii="Helvetica" w:hAnsi="Helvetica"/>
        </w:rPr>
        <w:t xml:space="preserve">for this behavior </w:t>
      </w:r>
      <w:del w:id="40" w:author="Hockenberry, Adam J" w:date="2018-09-27T11:41:00Z">
        <w:r w:rsidRPr="00477CC4" w:rsidDel="00B11C78">
          <w:rPr>
            <w:rFonts w:ascii="Helvetica" w:hAnsi="Helvetica"/>
          </w:rPr>
          <w:delText xml:space="preserve">might </w:delText>
        </w:r>
      </w:del>
      <w:ins w:id="41" w:author="Hockenberry, Adam J" w:date="2018-09-27T11:41:00Z">
        <w:r w:rsidR="00B11C78">
          <w:rPr>
            <w:rFonts w:ascii="Helvetica" w:hAnsi="Helvetica"/>
          </w:rPr>
          <w:t>may</w:t>
        </w:r>
        <w:r w:rsidR="00B11C78" w:rsidRPr="00477CC4">
          <w:rPr>
            <w:rFonts w:ascii="Helvetica" w:hAnsi="Helvetica"/>
          </w:rPr>
          <w:t xml:space="preserve"> </w:t>
        </w:r>
      </w:ins>
      <w:r w:rsidRPr="00477CC4">
        <w:rPr>
          <w:rFonts w:ascii="Helvetica" w:hAnsi="Helvetica"/>
        </w:rPr>
        <w:t xml:space="preserve">be </w:t>
      </w:r>
      <w:del w:id="42" w:author="Hockenberry, Adam J" w:date="2018-09-27T11:41:00Z">
        <w:r w:rsidRPr="00477CC4" w:rsidDel="00B11C78">
          <w:rPr>
            <w:rFonts w:ascii="Helvetica" w:hAnsi="Helvetica"/>
          </w:rPr>
          <w:delText xml:space="preserve">associated with </w:delText>
        </w:r>
      </w:del>
      <w:r w:rsidRPr="00477CC4">
        <w:rPr>
          <w:rFonts w:ascii="Helvetica" w:hAnsi="Helvetica"/>
        </w:rPr>
        <w:t>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t>
      </w:r>
      <w:r w:rsidRPr="00477CC4">
        <w:rPr>
          <w:rFonts w:ascii="Helvetica" w:hAnsi="Helvetica"/>
        </w:rPr>
        <w:lastRenderedPageBreak/>
        <w:t xml:space="preserve">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 xml:space="preserve">suppress differences between cells </w:t>
      </w:r>
      <w:r w:rsidR="001F7AC2">
        <w:rPr>
          <w:rFonts w:ascii="Helvetica" w:hAnsi="Helvetica"/>
        </w:rPr>
        <w:t>growing o</w:t>
      </w:r>
      <w:r w:rsidRPr="00477CC4">
        <w:rPr>
          <w:rFonts w:ascii="Helvetica" w:hAnsi="Helvetica"/>
        </w:rPr>
        <w:t xml:space="preserve">n different external carbon </w:t>
      </w:r>
      <w:r w:rsidR="001F7AC2">
        <w:rPr>
          <w:rFonts w:ascii="Helvetica" w:hAnsi="Helvetica"/>
        </w:rPr>
        <w:t>sources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5VnzNv2f","properties":{"formattedCitation":"[43,44]","plainCitation":"[43,44]","noteIndex":0},"citationItems":[{"id":"LYPrkEGO/hoAvWzQT","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A."}],"issued":{"date-parts":[["1993"]]}},"label":"page"},{"id":"LYPrkEGO/3GJPFnB9","uris":["http://zotero.org/users/local/FOPKHRFW/items/D4H755EA"],"uri":["http://zotero.org/users/local/FOPKHRFW/items/D4H755EA"],"itemData":{"id":591,"type":"chapter","title":"Chapter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906D8D">
        <w:rPr>
          <w:rFonts w:ascii="Helvetica" w:hAnsi="Helvetica"/>
        </w:rPr>
        <w:t>[43,44]</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E39D1">
        <w:rPr>
          <w:rFonts w:ascii="Helvetica" w:hAnsi="Helvetica"/>
        </w:rPr>
        <w:instrText xml:space="preserve"> ADDIN ZOTERO_ITEM CSL_CITATION {"citationID":"SCWwKzJJ","properties":{"formattedCitation":"[45]","plainCitation":"[45]","noteIndex":0},"citationItems":[{"id":"LYPrkEGO/Q0uvS6FT","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906D8D">
        <w:rPr>
          <w:rFonts w:ascii="Helvetica" w:hAnsi="Helvetica"/>
        </w:rPr>
        <w:t>[45]</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E39D1">
        <w:rPr>
          <w:rFonts w:ascii="Helvetica" w:hAnsi="Helvetica"/>
        </w:rPr>
        <w:instrText xml:space="preserve"> ADDIN ZOTERO_ITEM CSL_CITATION {"citationID":"q7rL7RLJ","properties":{"formattedCitation":"[46,47]","plainCitation":"[46,47]","noteIndex":0},"citationItems":[{"id":"LYPrkEGO/3UsUJf1R","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LYPrkEGO/C0c4CUyw","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906D8D">
        <w:rPr>
          <w:rFonts w:ascii="Helvetica" w:hAnsi="Helvetica"/>
        </w:rPr>
        <w:t>[46,47]</w:t>
      </w:r>
      <w:r w:rsidR="002F1C74">
        <w:rPr>
          <w:rFonts w:ascii="Helvetica" w:hAnsi="Helvetica"/>
        </w:rPr>
        <w:fldChar w:fldCharType="end"/>
      </w:r>
      <w:r w:rsidR="002F1C74">
        <w:rPr>
          <w:rFonts w:ascii="Helvetica" w:hAnsi="Helvetica"/>
        </w:rPr>
        <w:t xml:space="preserve">. Finally, we note that stationary phase cells </w:t>
      </w:r>
      <w:r w:rsidR="001F7AC2">
        <w:rPr>
          <w:rFonts w:ascii="Helvetica" w:hAnsi="Helvetica"/>
        </w:rPr>
        <w:t xml:space="preserve">are likely to </w:t>
      </w:r>
      <w:r w:rsidR="002F1C74">
        <w:rPr>
          <w:rFonts w:ascii="Helvetica" w:hAnsi="Helvetica"/>
        </w:rPr>
        <w:t xml:space="preserve">have depleted the externally supplied carbon sources after several </w:t>
      </w:r>
      <w:ins w:id="43" w:author="Wilke, Claus O" w:date="2018-09-26T21:49:00Z">
        <w:r w:rsidR="008D4ACC">
          <w:rPr>
            <w:rFonts w:ascii="Helvetica" w:hAnsi="Helvetica"/>
          </w:rPr>
          <w:t>days</w:t>
        </w:r>
      </w:ins>
      <w:del w:id="44" w:author="Wilke, Claus O" w:date="2018-09-26T21:49:00Z">
        <w:r w:rsidR="002F1C74" w:rsidDel="008D4ACC">
          <w:rPr>
            <w:rFonts w:ascii="Helvetica" w:hAnsi="Helvetica"/>
          </w:rPr>
          <w:delText>weeks</w:delText>
        </w:r>
      </w:del>
      <w:r w:rsidR="002F1C74">
        <w:rPr>
          <w:rFonts w:ascii="Helvetica" w:hAnsi="Helvetica"/>
        </w:rPr>
        <w:t xml:space="preserve"> of growth. The similarity of stationary phase cells to other stationary phase cells may be a consequence of them </w:t>
      </w:r>
      <w:r w:rsidR="0050531A">
        <w:rPr>
          <w:rFonts w:ascii="Helvetica" w:hAnsi="Helvetica"/>
        </w:rPr>
        <w:t xml:space="preserve">actually </w:t>
      </w:r>
      <w:r w:rsidR="002F1C74">
        <w:rPr>
          <w:rFonts w:ascii="Helvetica" w:hAnsi="Helvetica"/>
        </w:rPr>
        <w:t xml:space="preserve">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1F7AC2">
        <w:rPr>
          <w:rFonts w:ascii="Helvetica" w:hAnsi="Helvetica"/>
        </w:rPr>
        <w:t>.</w:t>
      </w:r>
      <w:r w:rsidR="004F4E0F">
        <w:rPr>
          <w:rFonts w:ascii="Helvetica" w:hAnsi="Helvetica"/>
        </w:rPr>
        <w:t xml:space="preserve"> Despite these caveats with regard to cellular growth phase,</w:t>
      </w:r>
      <w:r w:rsidR="002F1C74">
        <w:rPr>
          <w:rFonts w:ascii="Helvetica" w:hAnsi="Helvetica"/>
        </w:rPr>
        <w:t xml:space="preserve">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31664BD8" w:rsidR="00EF7922" w:rsidRDefault="002F1C74" w:rsidP="002F1C74">
      <w:pPr>
        <w:spacing w:line="360" w:lineRule="auto"/>
        <w:rPr>
          <w:rFonts w:ascii="Helvetica" w:hAnsi="Helvetica"/>
        </w:rPr>
      </w:pPr>
      <w:r>
        <w:rPr>
          <w:rFonts w:ascii="Helvetica" w:hAnsi="Helvetica"/>
        </w:rPr>
        <w:t>A</w:t>
      </w:r>
      <w:r w:rsidR="004F4E0F">
        <w:rPr>
          <w:rFonts w:ascii="Helvetica" w:hAnsi="Helvetica"/>
        </w:rPr>
        <w:t>nother</w:t>
      </w:r>
      <w:r>
        <w:rPr>
          <w:rFonts w:ascii="Helvetica" w:hAnsi="Helvetica"/>
        </w:rPr>
        <w:t xml:space="preserve">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ins w:id="45" w:author="Wilke, Claus O" w:date="2018-09-26T23:55:00Z">
        <w:r w:rsidR="00365ED4">
          <w:rPr>
            <w:rFonts w:ascii="Helvetica" w:hAnsi="Helvetica"/>
          </w:rPr>
          <w:t xml:space="preserve">may be the differences in life cycles between </w:t>
        </w:r>
      </w:ins>
      <w:del w:id="46" w:author="Wilke, Claus O" w:date="2018-09-26T23:56:00Z">
        <w:r w:rsidDel="00365ED4">
          <w:rPr>
            <w:rFonts w:ascii="Helvetica" w:hAnsi="Helvetica"/>
          </w:rPr>
          <w:delText xml:space="preserve">is the fact that </w:delText>
        </w:r>
      </w:del>
      <w:r w:rsidRPr="00477CC4">
        <w:rPr>
          <w:rFonts w:ascii="Helvetica" w:hAnsi="Helvetica"/>
        </w:rPr>
        <w:t>mRNAs and proteins</w:t>
      </w:r>
      <w:r>
        <w:rPr>
          <w:rFonts w:ascii="Helvetica" w:hAnsi="Helvetica"/>
        </w:rPr>
        <w:t xml:space="preserve"> </w:t>
      </w:r>
      <w:del w:id="47" w:author="Wilke, Claus O" w:date="2018-09-26T23:56:00Z">
        <w:r w:rsidDel="00365ED4">
          <w:rPr>
            <w:rFonts w:ascii="Helvetica" w:hAnsi="Helvetica"/>
          </w:rPr>
          <w:delText>have different life-cycles</w:delText>
        </w:r>
        <w:r w:rsidR="00441461" w:rsidDel="00365ED4">
          <w:rPr>
            <w:rFonts w:ascii="Helvetica" w:hAnsi="Helvetica"/>
          </w:rPr>
          <w:delText xml:space="preserve"> </w:delText>
        </w:r>
      </w:del>
      <w:r>
        <w:rPr>
          <w:rFonts w:ascii="Helvetica" w:hAnsi="Helvetica"/>
        </w:rPr>
        <w:fldChar w:fldCharType="begin"/>
      </w:r>
      <w:r w:rsidR="005E39D1">
        <w:rPr>
          <w:rFonts w:ascii="Helvetica" w:hAnsi="Helvetica"/>
        </w:rPr>
        <w:instrText xml:space="preserve"> ADDIN ZOTERO_ITEM CSL_CITATION {"citationID":"Qd1lXsYt","properties":{"formattedCitation":"[36,48]","plainCitation":"[36,48]","noteIndex":0},"citationItems":[{"id":"LYPrkEGO/Abe1Uqid","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O."}],"issued":{"date-parts":[["2015",8,14]]}}},{"id":"LYPrkEGO/V0xbplY6","uris":["http://zotero.org/users/local/FOPKHRFW/items/7SE88TVM"],"uri":["http://zotero.org/users/local/FOPKHRFW/items/7SE88TVM"],"itemData":{"id":477,"type":"chapter","title":"how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906D8D">
        <w:rPr>
          <w:rFonts w:ascii="Helvetica" w:hAnsi="Helvetica"/>
        </w:rPr>
        <w:t>[36,48]</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stationary</w:t>
      </w:r>
      <w:ins w:id="48" w:author="Wilke, Claus O" w:date="2018-09-26T23:56:00Z">
        <w:r w:rsidR="007935DE">
          <w:rPr>
            <w:rFonts w:ascii="Helvetica" w:hAnsi="Helvetica"/>
          </w:rPr>
          <w:t>-</w:t>
        </w:r>
      </w:ins>
      <w:del w:id="49" w:author="Wilke, Claus O" w:date="2018-09-26T23:56:00Z">
        <w:r w:rsidRPr="00477CC4" w:rsidDel="007935DE">
          <w:rPr>
            <w:rFonts w:ascii="Helvetica" w:hAnsi="Helvetica"/>
          </w:rPr>
          <w:delText xml:space="preserve"> </w:delText>
        </w:r>
      </w:del>
      <w:r w:rsidRPr="00477CC4">
        <w:rPr>
          <w:rFonts w:ascii="Helvetica" w:hAnsi="Helvetica"/>
        </w:rPr>
        <w:t xml:space="preserve">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w:t>
      </w:r>
      <w:ins w:id="50" w:author="Wilke, Claus O" w:date="2018-09-26T23:56:00Z">
        <w:r w:rsidR="007935DE">
          <w:rPr>
            <w:rFonts w:ascii="Helvetica" w:hAnsi="Helvetica"/>
          </w:rPr>
          <w:t>-</w:t>
        </w:r>
      </w:ins>
      <w:del w:id="51" w:author="Wilke, Claus O" w:date="2018-09-26T23:56:00Z">
        <w:r w:rsidRPr="00477CC4" w:rsidDel="007935DE">
          <w:rPr>
            <w:rFonts w:ascii="Helvetica" w:hAnsi="Helvetica"/>
          </w:rPr>
          <w:delText xml:space="preserve"> </w:delText>
        </w:r>
      </w:del>
      <w:r w:rsidRPr="00477CC4">
        <w:rPr>
          <w:rFonts w:ascii="Helvetica" w:hAnsi="Helvetica"/>
        </w:rPr>
        <w:t>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Db00X79O","properties":{"formattedCitation":"[49\\uc0\\u8211{}51]","plainCitation":"[49–51]","noteIndex":0},"citationItems":[{"id":"LYPrkEGO/RDzoYtk0","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LYPrkEGO/tw70Ln2C","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LYPrkEGO/cC99zQY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906D8D" w:rsidRPr="00906D8D">
        <w:rPr>
          <w:rFonts w:ascii="Helvetica" w:hAnsi="Helvetica"/>
        </w:rPr>
        <w:t>[49–51]</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BEAA5CB" w14:textId="7AFE0AEE" w:rsidR="001F7AC2" w:rsidDel="007C7AF1" w:rsidRDefault="0050531A" w:rsidP="001530A3">
      <w:pPr>
        <w:spacing w:line="360" w:lineRule="auto"/>
        <w:rPr>
          <w:del w:id="52" w:author="Hockenberry, Adam J" w:date="2018-09-27T12:15:00Z"/>
          <w:rFonts w:ascii="Helvetica" w:hAnsi="Helvetica"/>
        </w:rPr>
      </w:pPr>
      <w:r>
        <w:rPr>
          <w:rFonts w:ascii="Helvetica" w:hAnsi="Helvetica"/>
        </w:rPr>
        <w:t>We</w:t>
      </w:r>
      <w:r w:rsidR="00CD5BE6">
        <w:rPr>
          <w:rFonts w:ascii="Helvetica" w:hAnsi="Helvetica"/>
        </w:rPr>
        <w:t xml:space="preserve"> investigated over 150 samples spanning 16 unique conditions, </w:t>
      </w:r>
      <w:r>
        <w:rPr>
          <w:rFonts w:ascii="Helvetica" w:hAnsi="Helvetica"/>
        </w:rPr>
        <w:t xml:space="preserve">but </w:t>
      </w:r>
      <w:r w:rsidR="00CD5BE6">
        <w:rPr>
          <w:rFonts w:ascii="Helvetica" w:hAnsi="Helvetica"/>
        </w:rPr>
        <w:t>a</w:t>
      </w:r>
      <w:r w:rsidR="00CD5BE6" w:rsidRPr="00477CC4">
        <w:rPr>
          <w:rFonts w:ascii="Helvetica" w:hAnsi="Helvetica"/>
        </w:rPr>
        <w:t xml:space="preserve"> limitation of </w:t>
      </w:r>
      <w:r w:rsidR="00CD5BE6">
        <w:rPr>
          <w:rFonts w:ascii="Helvetica" w:hAnsi="Helvetica"/>
        </w:rPr>
        <w:t>our</w:t>
      </w:r>
      <w:r w:rsidR="00CD5BE6" w:rsidRPr="00477CC4">
        <w:rPr>
          <w:rFonts w:ascii="Helvetica" w:hAnsi="Helvetica"/>
        </w:rPr>
        <w:t xml:space="preserve"> work</w:t>
      </w:r>
      <w:r w:rsidR="00CD5BE6">
        <w:rPr>
          <w:rFonts w:ascii="Helvetica" w:hAnsi="Helvetica"/>
        </w:rPr>
        <w:t xml:space="preserve"> and conclusions</w:t>
      </w:r>
      <w:r w:rsidR="00CD5BE6" w:rsidRPr="00477CC4">
        <w:rPr>
          <w:rFonts w:ascii="Helvetica" w:hAnsi="Helvetica"/>
        </w:rPr>
        <w:t xml:space="preserve"> is </w:t>
      </w:r>
      <w:r w:rsidR="00CD5BE6">
        <w:rPr>
          <w:rFonts w:ascii="Helvetica" w:hAnsi="Helvetica"/>
        </w:rPr>
        <w:t>nevertheless sample size (</w:t>
      </w:r>
      <w:r w:rsidR="00CD5BE6" w:rsidRPr="00477CC4">
        <w:rPr>
          <w:rFonts w:ascii="Helvetica" w:hAnsi="Helvetica"/>
        </w:rPr>
        <w:t xml:space="preserve">though </w:t>
      </w:r>
      <w:r w:rsidR="00CD5BE6">
        <w:rPr>
          <w:rFonts w:ascii="Helvetica" w:hAnsi="Helvetica"/>
        </w:rPr>
        <w:t>our study is</w:t>
      </w:r>
      <w:r w:rsidR="00CD5BE6" w:rsidRPr="00477CC4">
        <w:rPr>
          <w:rFonts w:ascii="Helvetica" w:hAnsi="Helvetica"/>
        </w:rPr>
        <w:t xml:space="preserve"> comparable </w:t>
      </w:r>
      <w:r w:rsidR="00B452E9">
        <w:rPr>
          <w:rFonts w:ascii="Helvetica" w:hAnsi="Helvetica"/>
        </w:rPr>
        <w:t xml:space="preserve">to </w:t>
      </w:r>
      <w:r w:rsidR="00CD5BE6" w:rsidRPr="00477CC4">
        <w:rPr>
          <w:rFonts w:ascii="Helvetica" w:hAnsi="Helvetica"/>
        </w:rPr>
        <w:t xml:space="preserve">or larger </w:t>
      </w:r>
      <w:r w:rsidR="00CD5BE6">
        <w:rPr>
          <w:rFonts w:ascii="Helvetica" w:hAnsi="Helvetica"/>
        </w:rPr>
        <w:t>than</w:t>
      </w:r>
      <w:r w:rsidR="00CD5BE6" w:rsidRPr="00477CC4">
        <w:rPr>
          <w:rFonts w:ascii="Helvetica" w:hAnsi="Helvetica"/>
        </w:rPr>
        <w:t xml:space="preserve"> similar multi-conditional transcriptomic and/or</w:t>
      </w:r>
      <w:r w:rsidR="00CD5BE6">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E39D1">
        <w:rPr>
          <w:rFonts w:ascii="Helvetica" w:hAnsi="Helvetica"/>
        </w:rPr>
        <w:instrText xml:space="preserve"> ADDIN ZOTERO_ITEM CSL_CITATION {"citationID":"0IMxMp8I","properties":{"formattedCitation":"[12,52\\uc0\\u8211{}54]","plainCitation":"[12,52–54]","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LYPrkEGO/9DiWeSeC","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LYPrkEGO/rQAs98Jg","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LYPrkEGO/6gv53rpB","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906D8D" w:rsidRPr="00906D8D">
        <w:rPr>
          <w:rFonts w:ascii="Helvetica" w:hAnsi="Helvetica"/>
        </w:rPr>
        <w:t>[12,52–54]</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4675C">
        <w:rPr>
          <w:rFonts w:ascii="Helvetica" w:hAnsi="Helvetica"/>
        </w:rPr>
        <w:t xml:space="preserve">available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samples for which we have both mRNA and protein abundance</w:t>
      </w:r>
      <w:ins w:id="53" w:author="Wilke, Claus O" w:date="2018-09-26T23:57:00Z">
        <w:r w:rsidR="007935DE">
          <w:rPr>
            <w:rFonts w:ascii="Helvetica" w:hAnsi="Helvetica"/>
          </w:rPr>
          <w:t>s</w:t>
        </w:r>
      </w:ins>
      <w:r w:rsidR="00B4675C">
        <w:rPr>
          <w:rFonts w:ascii="Helvetica" w:hAnsi="Helvetica"/>
        </w:rPr>
        <w:t xml:space="preserve"> </w:t>
      </w:r>
      <w:ins w:id="54" w:author="Wilke, Claus O" w:date="2018-09-26T23:57:00Z">
        <w:del w:id="55" w:author="Hockenberry, Adam J" w:date="2018-09-27T12:12:00Z">
          <w:r w:rsidR="007935DE" w:rsidDel="007C7AF1">
            <w:rPr>
              <w:rFonts w:ascii="Helvetica" w:hAnsi="Helvetica"/>
            </w:rPr>
            <w:delText xml:space="preserve"> </w:delText>
          </w:r>
        </w:del>
      </w:ins>
      <w:del w:id="56" w:author="Hockenberry, Adam J" w:date="2018-09-27T12:12:00Z">
        <w:r w:rsidR="00BF4404" w:rsidDel="007C7AF1">
          <w:rPr>
            <w:rFonts w:ascii="Helvetica" w:hAnsi="Helvetica"/>
          </w:rPr>
          <w:delText xml:space="preserve"> data (F</w:delText>
        </w:r>
        <w:r w:rsidR="006D79CC" w:rsidDel="007C7AF1">
          <w:rPr>
            <w:rFonts w:ascii="Helvetica" w:hAnsi="Helvetica"/>
          </w:rPr>
          <w:delText>ig</w:delText>
        </w:r>
        <w:r w:rsidR="00BF4404" w:rsidRPr="00477CC4" w:rsidDel="007C7AF1">
          <w:rPr>
            <w:rFonts w:ascii="Helvetica" w:hAnsi="Helvetica"/>
          </w:rPr>
          <w:delText xml:space="preserve"> </w:delText>
        </w:r>
        <w:r w:rsidR="00BF4404" w:rsidDel="007C7AF1">
          <w:rPr>
            <w:rFonts w:ascii="Helvetica" w:hAnsi="Helvetica"/>
          </w:rPr>
          <w:delText>4</w:delText>
        </w:r>
        <w:r w:rsidR="00BF4404" w:rsidRPr="00477CC4" w:rsidDel="007C7AF1">
          <w:rPr>
            <w:rFonts w:ascii="Helvetica" w:hAnsi="Helvetica"/>
          </w:rPr>
          <w:delText xml:space="preserve"> </w:delText>
        </w:r>
        <w:r w:rsidR="00BF4404" w:rsidDel="007C7AF1">
          <w:rPr>
            <w:rFonts w:ascii="Helvetica" w:hAnsi="Helvetica"/>
          </w:rPr>
          <w:delText xml:space="preserve">compared to </w:delText>
        </w:r>
        <w:r w:rsidR="00234058" w:rsidDel="007C7AF1">
          <w:rPr>
            <w:rFonts w:ascii="Helvetica" w:hAnsi="Helvetica"/>
          </w:rPr>
          <w:delText>S5 and S6 Figs</w:delText>
        </w:r>
        <w:r w:rsidR="00BF4404" w:rsidDel="007C7AF1">
          <w:rPr>
            <w:rFonts w:ascii="Helvetica" w:hAnsi="Helvetica"/>
          </w:rPr>
          <w:delText>)</w:delText>
        </w:r>
        <w:r w:rsidR="00BF4404" w:rsidRPr="00477CC4" w:rsidDel="007C7AF1">
          <w:rPr>
            <w:rFonts w:ascii="Helvetica" w:hAnsi="Helvetica"/>
          </w:rPr>
          <w:delText xml:space="preserve"> </w:delText>
        </w:r>
      </w:del>
      <w:r w:rsidR="00BF4404" w:rsidRPr="00477CC4">
        <w:rPr>
          <w:rFonts w:ascii="Helvetica" w:hAnsi="Helvetica"/>
        </w:rPr>
        <w:t xml:space="preserve">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4F4E0F">
        <w:rPr>
          <w:rFonts w:ascii="Helvetica" w:hAnsi="Helvetica"/>
        </w:rPr>
        <w:t xml:space="preserve"> smaller</w:t>
      </w:r>
      <w:r w:rsidR="00B4675C">
        <w:rPr>
          <w:rFonts w:ascii="Helvetica" w:hAnsi="Helvetica"/>
        </w:rPr>
        <w:t xml:space="preserve"> (152 vs 102 mRNA samples, Fig 3 compared to Fig 5)</w:t>
      </w:r>
      <w:r w:rsidR="004F4E0F">
        <w:rPr>
          <w:rFonts w:ascii="Helvetica" w:hAnsi="Helvetica"/>
        </w:rPr>
        <w:t xml:space="preserve">, strongly implying that </w:t>
      </w:r>
      <w:r w:rsidR="00BF4404">
        <w:rPr>
          <w:rFonts w:ascii="Helvetica" w:hAnsi="Helvetica"/>
        </w:rPr>
        <w:t xml:space="preserve">training set sizes </w:t>
      </w:r>
      <w:r w:rsidR="00B4675C">
        <w:rPr>
          <w:rFonts w:ascii="Helvetica" w:hAnsi="Helvetica"/>
        </w:rPr>
        <w:t>limit</w:t>
      </w:r>
      <w:r w:rsidR="001F7AC2">
        <w:rPr>
          <w:rFonts w:ascii="Helvetica" w:hAnsi="Helvetica"/>
        </w:rPr>
        <w:t xml:space="preserve"> overall</w:t>
      </w:r>
      <w:r w:rsidR="00BF4404">
        <w:rPr>
          <w:rFonts w:ascii="Helvetica" w:hAnsi="Helvetica"/>
        </w:rPr>
        <w:t xml:space="preserve"> model accuracy</w:t>
      </w:r>
      <w:r w:rsidR="00B4675C">
        <w:rPr>
          <w:rFonts w:ascii="Helvetica" w:hAnsi="Helvetica"/>
        </w:rPr>
        <w:t xml:space="preserve"> for at least a portion of our results</w:t>
      </w:r>
      <w:r w:rsidR="00BF4404" w:rsidRPr="00477CC4">
        <w:rPr>
          <w:rFonts w:ascii="Helvetica" w:hAnsi="Helvetica"/>
        </w:rPr>
        <w:t>.</w:t>
      </w:r>
      <w:r w:rsidR="001F7AC2">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1F7AC2">
        <w:rPr>
          <w:rFonts w:ascii="Helvetica" w:hAnsi="Helvetica"/>
        </w:rPr>
        <w:t>but related possible</w:t>
      </w:r>
      <w:r w:rsidR="00BF4404">
        <w:rPr>
          <w:rFonts w:ascii="Helvetica" w:hAnsi="Helvetica"/>
        </w:rPr>
        <w:t xml:space="preserv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E39D1">
        <w:rPr>
          <w:rFonts w:ascii="Helvetica" w:hAnsi="Helvetica"/>
        </w:rPr>
        <w:instrText xml:space="preserve"> ADDIN ZOTERO_ITEM CSL_CITATION {"citationID":"wNZ0hQ5m","properties":{"formattedCitation":"[55\\uc0\\u8211{}57]","plainCitation":"[55–57]","noteIndex":0},"citationItems":[{"id":"LYPrkEGO/18Kwn9MB","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Carolina"}],"issued":{"date-parts":[["2004",6]]}},"label":"page"},{"id":"LYPrkEGO/7ezr5CFl","uris":["http://zotero.org/users/local/FOPKHRFW/items/56J93WC6"],"uri":["http://zotero.org/users/local/FOPKHRFW/items/56J93WC6"],"itemData":{"id":420,"type":"chapter","title":"Data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LYPrkEGO/rNeSytoT","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906D8D" w:rsidRPr="00906D8D">
        <w:rPr>
          <w:rFonts w:ascii="Helvetica" w:hAnsi="Helvetica"/>
        </w:rPr>
        <w:t>[55–57]</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E39D1">
        <w:rPr>
          <w:rFonts w:ascii="Helvetica" w:hAnsi="Helvetica"/>
        </w:rPr>
        <w:instrText xml:space="preserve"> ADDIN ZOTERO_ITEM CSL_CITATION {"citationID":"gLvbFV9W","properties":{"formattedCitation":"[58,59]","plainCitation":"[58,59]","noteIndex":0},"citationItems":[{"id":"LYPrkEGO/ZNPDXrv7","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LYPrkEGO/e8zbM80m","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906D8D">
        <w:rPr>
          <w:rFonts w:ascii="Helvetica" w:hAnsi="Helvetica"/>
        </w:rPr>
        <w:t>[58,59]</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w:t>
      </w:r>
      <w:del w:id="57" w:author="Hockenberry, Adam J" w:date="2018-09-27T12:13:00Z">
        <w:r w:rsidR="00CE78A7" w:rsidDel="007C7AF1">
          <w:rPr>
            <w:rFonts w:ascii="Helvetica" w:hAnsi="Helvetica"/>
          </w:rPr>
          <w:delText>display</w:delText>
        </w:r>
        <w:r w:rsidR="0084018E" w:rsidDel="007C7AF1">
          <w:rPr>
            <w:rFonts w:ascii="Helvetica" w:hAnsi="Helvetica"/>
          </w:rPr>
          <w:delText>ed</w:delText>
        </w:r>
        <w:r w:rsidR="00CE78A7" w:rsidRPr="00477CC4" w:rsidDel="007C7AF1">
          <w:rPr>
            <w:rFonts w:ascii="Helvetica" w:hAnsi="Helvetica"/>
          </w:rPr>
          <w:delText xml:space="preserve"> </w:delText>
        </w:r>
      </w:del>
      <w:ins w:id="58" w:author="Hockenberry, Adam J" w:date="2018-09-27T12:13:00Z">
        <w:r w:rsidR="007C7AF1">
          <w:rPr>
            <w:rFonts w:ascii="Helvetica" w:hAnsi="Helvetica"/>
          </w:rPr>
          <w:t>used</w:t>
        </w:r>
        <w:r w:rsidR="007C7AF1" w:rsidRPr="00477CC4">
          <w:rPr>
            <w:rFonts w:ascii="Helvetica" w:hAnsi="Helvetica"/>
          </w:rPr>
          <w:t xml:space="preserve"> </w:t>
        </w:r>
      </w:ins>
      <w:r w:rsidR="00CE78A7" w:rsidRPr="00477CC4">
        <w:rPr>
          <w:rFonts w:ascii="Helvetica" w:hAnsi="Helvetica"/>
        </w:rPr>
        <w:t>the multi-</w:t>
      </w:r>
      <w:r w:rsidR="00CB0D1A">
        <w:rPr>
          <w:rFonts w:ascii="Helvetica" w:hAnsi="Helvetica"/>
        </w:rPr>
        <w:t>class macro</w:t>
      </w:r>
      <w:r>
        <w:rPr>
          <w:rFonts w:ascii="Helvetica" w:hAnsi="Helvetica"/>
        </w:rPr>
        <w:t>-</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E39D1">
        <w:rPr>
          <w:rFonts w:ascii="Helvetica" w:hAnsi="Helvetica"/>
        </w:rPr>
        <w:instrText xml:space="preserve"> ADDIN ZOTERO_ITEM CSL_CITATION {"citationID":"kCAHaZ2J","properties":{"formattedCitation":"[60]","plainCitation":"[60]","noteIndex":0},"citationItems":[{"id":"LYPrkEGO/rKtAdIfa","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906D8D">
        <w:rPr>
          <w:rFonts w:ascii="Helvetica" w:hAnsi="Helvetica"/>
        </w:rPr>
        <w:t>[60]</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samples</w:t>
      </w:r>
      <w:r>
        <w:rPr>
          <w:rFonts w:ascii="Helvetica" w:hAnsi="Helvetica"/>
        </w:rPr>
        <w:t xml:space="preserve"> than others</w:t>
      </w:r>
      <w:r w:rsidR="001530A3">
        <w:rPr>
          <w:rFonts w:ascii="Helvetica" w:hAnsi="Helvetica"/>
        </w:rPr>
        <w:t xml:space="preserve">,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F7AC2">
        <w:rPr>
          <w:rFonts w:ascii="Helvetica" w:hAnsi="Helvetica"/>
        </w:rPr>
        <w:t xml:space="preserve">). </w:t>
      </w:r>
      <w:r w:rsidR="00E67C82">
        <w:rPr>
          <w:rFonts w:ascii="Helvetica" w:hAnsi="Helvetica"/>
        </w:rPr>
        <w:t>Accuracy</w:t>
      </w:r>
      <w:ins w:id="59" w:author="Hockenberry, Adam J" w:date="2018-09-27T12:13:00Z">
        <w:r w:rsidR="007C7AF1">
          <w:rPr>
            <w:rFonts w:ascii="Helvetica" w:hAnsi="Helvetica"/>
          </w:rPr>
          <w:t xml:space="preserve"> </w:t>
        </w:r>
      </w:ins>
      <w:ins w:id="60" w:author="Hockenberry, Adam J" w:date="2018-09-27T12:14:00Z">
        <w:r w:rsidR="007C7AF1">
          <w:rPr>
            <w:rFonts w:ascii="Helvetica" w:hAnsi="Helvetica"/>
          </w:rPr>
          <w:t>limitations</w:t>
        </w:r>
      </w:ins>
      <w:ins w:id="61" w:author="Hockenberry, Adam J" w:date="2018-09-27T12:13:00Z">
        <w:r w:rsidR="007C7AF1">
          <w:rPr>
            <w:rFonts w:ascii="Helvetica" w:hAnsi="Helvetica"/>
          </w:rPr>
          <w:t xml:space="preserve"> could be more thoroughly evaluated </w:t>
        </w:r>
      </w:ins>
      <w:ins w:id="62" w:author="Hockenberry, Adam J" w:date="2018-09-27T12:14:00Z">
        <w:r w:rsidR="007C7AF1">
          <w:rPr>
            <w:rFonts w:ascii="Helvetica" w:hAnsi="Helvetica"/>
          </w:rPr>
          <w:t>through the use of learning curves</w:t>
        </w:r>
      </w:ins>
      <w:r w:rsidR="00B4675C">
        <w:rPr>
          <w:rFonts w:ascii="Helvetica" w:hAnsi="Helvetica"/>
        </w:rPr>
        <w:t xml:space="preserve"> to determine whether </w:t>
      </w:r>
      <w:r w:rsidR="00E67C82">
        <w:rPr>
          <w:rFonts w:ascii="Helvetica" w:hAnsi="Helvetica"/>
        </w:rPr>
        <w:t xml:space="preserve">test set </w:t>
      </w:r>
      <w:r w:rsidR="00B4675C">
        <w:rPr>
          <w:rFonts w:ascii="Helvetica" w:hAnsi="Helvetica"/>
        </w:rPr>
        <w:t>accuracies plateau with increasing training set size</w:t>
      </w:r>
      <w:ins w:id="63" w:author="Hockenberry, Adam J" w:date="2018-09-27T12:14:00Z">
        <w:r w:rsidR="007C7AF1">
          <w:rPr>
            <w:rFonts w:ascii="Helvetica" w:hAnsi="Helvetica"/>
          </w:rPr>
          <w:t>, but the class imbalance problem and fairly low number of overall samples per condition</w:t>
        </w:r>
      </w:ins>
      <w:r w:rsidR="00E67C82">
        <w:rPr>
          <w:rFonts w:ascii="Helvetica" w:hAnsi="Helvetica"/>
        </w:rPr>
        <w:t xml:space="preserve"> in our data</w:t>
      </w:r>
      <w:ins w:id="64" w:author="Hockenberry, Adam J" w:date="2018-09-27T12:14:00Z">
        <w:r w:rsidR="007C7AF1">
          <w:rPr>
            <w:rFonts w:ascii="Helvetica" w:hAnsi="Helvetica"/>
          </w:rPr>
          <w:t xml:space="preserve"> make it difficult </w:t>
        </w:r>
      </w:ins>
      <w:ins w:id="65" w:author="Hockenberry, Adam J" w:date="2018-09-27T12:17:00Z">
        <w:r w:rsidR="007C7AF1">
          <w:rPr>
            <w:rFonts w:ascii="Helvetica" w:hAnsi="Helvetica"/>
          </w:rPr>
          <w:t>to evaluate these across a</w:t>
        </w:r>
      </w:ins>
      <w:ins w:id="66" w:author="Hockenberry, Adam J" w:date="2018-09-27T12:14:00Z">
        <w:r w:rsidR="007C7AF1">
          <w:rPr>
            <w:rFonts w:ascii="Helvetica" w:hAnsi="Helvetica"/>
          </w:rPr>
          <w:t xml:space="preserve"> broad range. </w:t>
        </w:r>
      </w:ins>
      <w:ins w:id="67" w:author="Hockenberry, Adam J" w:date="2018-09-27T12:15:00Z">
        <w:r w:rsidR="007C7AF1">
          <w:rPr>
            <w:rFonts w:ascii="Helvetica" w:hAnsi="Helvetica"/>
          </w:rPr>
          <w:t xml:space="preserve">Future work with larger sample numbers </w:t>
        </w:r>
      </w:ins>
      <w:r w:rsidR="00E67C82">
        <w:rPr>
          <w:rFonts w:ascii="Helvetica" w:hAnsi="Helvetica"/>
        </w:rPr>
        <w:t>will</w:t>
      </w:r>
      <w:ins w:id="68" w:author="Hockenberry, Adam J" w:date="2018-09-27T12:15:00Z">
        <w:r w:rsidR="007C7AF1">
          <w:rPr>
            <w:rFonts w:ascii="Helvetica" w:hAnsi="Helvetica"/>
          </w:rPr>
          <w:t xml:space="preserve"> be useful to interrogate whether accuracies are ultimately limited by </w:t>
        </w:r>
      </w:ins>
      <w:r w:rsidR="00E67C82">
        <w:rPr>
          <w:rFonts w:ascii="Helvetica" w:hAnsi="Helvetica"/>
        </w:rPr>
        <w:t xml:space="preserve">training set sizes or by some </w:t>
      </w:r>
      <w:ins w:id="69" w:author="Hockenberry, Adam J" w:date="2018-09-27T12:15:00Z">
        <w:r w:rsidR="007C7AF1">
          <w:rPr>
            <w:rFonts w:ascii="Helvetica" w:hAnsi="Helvetica"/>
          </w:rPr>
          <w:t>other feature</w:t>
        </w:r>
      </w:ins>
      <w:r w:rsidR="00E67C82">
        <w:rPr>
          <w:rFonts w:ascii="Helvetica" w:hAnsi="Helvetica"/>
        </w:rPr>
        <w:t>s inherent</w:t>
      </w:r>
      <w:ins w:id="70" w:author="Hockenberry, Adam J" w:date="2018-09-27T12:15:00Z">
        <w:r w:rsidR="007C7AF1">
          <w:rPr>
            <w:rFonts w:ascii="Helvetica" w:hAnsi="Helvetica"/>
          </w:rPr>
          <w:t xml:space="preserve"> </w:t>
        </w:r>
      </w:ins>
      <w:r w:rsidR="00E67C82">
        <w:rPr>
          <w:rFonts w:ascii="Helvetica" w:hAnsi="Helvetica"/>
        </w:rPr>
        <w:t>to</w:t>
      </w:r>
      <w:ins w:id="71" w:author="Hockenberry, Adam J" w:date="2018-09-27T12:15:00Z">
        <w:r w:rsidR="007C7AF1">
          <w:rPr>
            <w:rFonts w:ascii="Helvetica" w:hAnsi="Helvetica"/>
          </w:rPr>
          <w:t xml:space="preserve"> the data</w:t>
        </w:r>
      </w:ins>
      <w:r w:rsidR="00E67C82">
        <w:rPr>
          <w:rFonts w:ascii="Helvetica" w:hAnsi="Helvetica"/>
        </w:rPr>
        <w:t xml:space="preserve"> and/or methods</w:t>
      </w:r>
      <w:ins w:id="72" w:author="Hockenberry, Adam J" w:date="2018-09-27T12:15:00Z">
        <w:r w:rsidR="007C7AF1">
          <w:rPr>
            <w:rFonts w:ascii="Helvetica" w:hAnsi="Helvetica"/>
          </w:rPr>
          <w:t>.</w:t>
        </w:r>
      </w:ins>
    </w:p>
    <w:p w14:paraId="1D0275D4" w14:textId="095CDAD8" w:rsidR="007C7AF1" w:rsidRDefault="007C7AF1" w:rsidP="001530A3">
      <w:pPr>
        <w:spacing w:line="360" w:lineRule="auto"/>
        <w:rPr>
          <w:ins w:id="73" w:author="Hockenberry, Adam J" w:date="2018-09-27T12:15:00Z"/>
          <w:rFonts w:ascii="Helvetica" w:hAnsi="Helvetica"/>
        </w:rPr>
      </w:pPr>
    </w:p>
    <w:p w14:paraId="21176A29" w14:textId="41A8B239" w:rsidR="001F7AC2" w:rsidDel="007C7AF1" w:rsidRDefault="001F7AC2" w:rsidP="001530A3">
      <w:pPr>
        <w:spacing w:line="360" w:lineRule="auto"/>
        <w:rPr>
          <w:del w:id="74" w:author="Hockenberry, Adam J" w:date="2018-09-27T12:15:00Z"/>
          <w:rFonts w:ascii="Helvetica" w:hAnsi="Helvetica"/>
        </w:rPr>
      </w:pPr>
    </w:p>
    <w:p w14:paraId="2014F760" w14:textId="66601AA1" w:rsidR="001530A3" w:rsidDel="007C7AF1" w:rsidRDefault="004F4E0F" w:rsidP="001530A3">
      <w:pPr>
        <w:spacing w:line="360" w:lineRule="auto"/>
        <w:rPr>
          <w:del w:id="75" w:author="Hockenberry, Adam J" w:date="2018-09-27T12:15:00Z"/>
          <w:rFonts w:ascii="Helvetica" w:hAnsi="Helvetica"/>
        </w:rPr>
      </w:pPr>
      <w:del w:id="76" w:author="Hockenberry, Adam J" w:date="2018-09-27T12:15:00Z">
        <w:r w:rsidDel="007C7AF1">
          <w:rPr>
            <w:rFonts w:ascii="Helvetica" w:hAnsi="Helvetica"/>
          </w:rPr>
          <w:delText>A more thorough evaluation of training set</w:delText>
        </w:r>
        <w:r w:rsidR="00B11992" w:rsidDel="007C7AF1">
          <w:rPr>
            <w:rFonts w:ascii="Helvetica" w:hAnsi="Helvetica"/>
          </w:rPr>
          <w:delText xml:space="preserve"> size</w:delText>
        </w:r>
        <w:r w:rsidDel="007C7AF1">
          <w:rPr>
            <w:rFonts w:ascii="Helvetica" w:hAnsi="Helvetica"/>
          </w:rPr>
          <w:delText xml:space="preserve"> limitations could be </w:delText>
        </w:r>
        <w:r w:rsidR="00220B54" w:rsidDel="007C7AF1">
          <w:rPr>
            <w:rFonts w:ascii="Helvetica" w:hAnsi="Helvetica"/>
          </w:rPr>
          <w:delText>performed by visualizing l</w:delText>
        </w:r>
        <w:r w:rsidDel="007C7AF1">
          <w:rPr>
            <w:rFonts w:ascii="Helvetica" w:hAnsi="Helvetica"/>
          </w:rPr>
          <w:delText xml:space="preserve">earning curves. By systematically varying the size of the training and test sets, one can theoretically determine if test set accuracy is plateauing or continuing to increase with larger training set sizes. However, the class imbalance problem (having few samples for particular conditions within our dataset) necessitates </w:delText>
        </w:r>
        <w:r w:rsidR="0050531A" w:rsidDel="007C7AF1">
          <w:rPr>
            <w:rFonts w:ascii="Helvetica" w:hAnsi="Helvetica"/>
          </w:rPr>
          <w:delText>a form of semi-</w:delText>
        </w:r>
        <w:r w:rsidDel="007C7AF1">
          <w:rPr>
            <w:rFonts w:ascii="Helvetica" w:hAnsi="Helvetica"/>
          </w:rPr>
          <w:delText xml:space="preserve">random splitting to ensure that our training data includes representatives </w:delText>
        </w:r>
        <w:r w:rsidR="0050531A" w:rsidDel="007C7AF1">
          <w:rPr>
            <w:rFonts w:ascii="Helvetica" w:hAnsi="Helvetica"/>
          </w:rPr>
          <w:delText>of</w:delText>
        </w:r>
        <w:r w:rsidDel="007C7AF1">
          <w:rPr>
            <w:rFonts w:ascii="Helvetica" w:hAnsi="Helvetica"/>
          </w:rPr>
          <w:delText xml:space="preserve"> all classes. Given the fairly low number of samples, constructing accurate learning curves across a broad range</w:delText>
        </w:r>
        <w:r w:rsidR="0050531A" w:rsidDel="007C7AF1">
          <w:rPr>
            <w:rFonts w:ascii="Helvetica" w:hAnsi="Helvetica"/>
          </w:rPr>
          <w:delText xml:space="preserve"> </w:delText>
        </w:r>
        <w:r w:rsidDel="007C7AF1">
          <w:rPr>
            <w:rFonts w:ascii="Helvetica" w:hAnsi="Helvetica"/>
          </w:rPr>
          <w:delText>is difficult and may lead to false inferences</w:delText>
        </w:r>
        <w:r w:rsidR="00B11992" w:rsidDel="007C7AF1">
          <w:rPr>
            <w:rFonts w:ascii="Helvetica" w:hAnsi="Helvetica"/>
          </w:rPr>
          <w:delText xml:space="preserve"> and problems with pseudo-randomization</w:delText>
        </w:r>
        <w:r w:rsidDel="007C7AF1">
          <w:rPr>
            <w:rFonts w:ascii="Helvetica" w:hAnsi="Helvetica"/>
          </w:rPr>
          <w:delText xml:space="preserve">. </w:delText>
        </w:r>
        <w:r w:rsidR="0050531A" w:rsidDel="007C7AF1">
          <w:rPr>
            <w:rFonts w:ascii="Helvetica" w:hAnsi="Helvetica"/>
          </w:rPr>
          <w:delText>Future work with larger sample numbers would be useful to further interrogate when/whether prediction accuracies plateau as a function of training data set sizes.</w:delText>
        </w:r>
        <w:r w:rsidR="002054F1" w:rsidDel="007C7AF1">
          <w:rPr>
            <w:rFonts w:ascii="Helvetica" w:hAnsi="Helvetica"/>
          </w:rPr>
          <w:delText xml:space="preserve"> Despite this limitation, we note two points that suggest fairly strong dataset size limitations: i) we observed a trend between the number of samples for particular classes and the accuracy of predictions for this class (S3 Fig) and ii) in aggregate we show that using all mRNA samples (152 samples, Fig 3) produces substantially higher accuracies compared to only using only the mRNA samples that also have corresponding protein data (102 samples, Fig 5). </w:delText>
        </w:r>
      </w:del>
    </w:p>
    <w:p w14:paraId="608B0D8A" w14:textId="392AA306" w:rsidR="00220B54" w:rsidRDefault="00220B54" w:rsidP="001530A3">
      <w:pPr>
        <w:spacing w:line="360" w:lineRule="auto"/>
        <w:rPr>
          <w:rFonts w:ascii="Helvetica" w:hAnsi="Helvetica"/>
        </w:rPr>
      </w:pPr>
    </w:p>
    <w:p w14:paraId="05135C65" w14:textId="56B24826" w:rsidR="00220B54" w:rsidRDefault="00220B54" w:rsidP="00220B54">
      <w:pPr>
        <w:spacing w:line="360" w:lineRule="auto"/>
        <w:rPr>
          <w:rFonts w:ascii="Helvetica" w:hAnsi="Helvetica"/>
        </w:rPr>
      </w:pPr>
      <w:r>
        <w:rPr>
          <w:rFonts w:ascii="Helvetica" w:hAnsi="Helvetica"/>
        </w:rPr>
        <w:t>Another caveat of our study is our choice of score that</w:t>
      </w:r>
      <w:r w:rsidR="00116D14">
        <w:rPr>
          <w:rFonts w:ascii="Helvetica" w:hAnsi="Helvetica"/>
        </w:rPr>
        <w:t xml:space="preserve"> we used to both optimize hyper-</w:t>
      </w:r>
      <w:r>
        <w:rPr>
          <w:rFonts w:ascii="Helvetica" w:hAnsi="Helvetica"/>
        </w:rPr>
        <w:t xml:space="preserve">parameters during the training </w:t>
      </w:r>
      <w:r w:rsidR="00116D14">
        <w:rPr>
          <w:rFonts w:ascii="Helvetica" w:hAnsi="Helvetica"/>
        </w:rPr>
        <w:t>phase</w:t>
      </w:r>
      <w:r>
        <w:rPr>
          <w:rFonts w:ascii="Helvetica" w:hAnsi="Helvetica"/>
        </w:rPr>
        <w:t xml:space="preserve"> and report </w:t>
      </w:r>
      <w:r w:rsidR="00B11992">
        <w:rPr>
          <w:rFonts w:ascii="Helvetica" w:hAnsi="Helvetica"/>
        </w:rPr>
        <w:t>for our test set accuracies</w:t>
      </w:r>
      <w:r>
        <w:rPr>
          <w:rFonts w:ascii="Helvetica" w:hAnsi="Helvetica"/>
        </w:rPr>
        <w:t xml:space="preserve">. </w:t>
      </w:r>
      <w:del w:id="77" w:author="Hockenberry, Adam J" w:date="2018-09-27T12:08:00Z">
        <w:r w:rsidDel="00DE0D30">
          <w:rPr>
            <w:rFonts w:ascii="Helvetica" w:hAnsi="Helvetica"/>
          </w:rPr>
          <w:delText>We stress that t</w:delText>
        </w:r>
      </w:del>
      <w:ins w:id="78" w:author="Hockenberry, Adam J" w:date="2018-09-27T12:08:00Z">
        <w:r w:rsidR="00DE0D30">
          <w:rPr>
            <w:rFonts w:ascii="Helvetica" w:hAnsi="Helvetica"/>
          </w:rPr>
          <w:t>T</w:t>
        </w:r>
      </w:ins>
      <w:r>
        <w:rPr>
          <w:rFonts w:ascii="Helvetica" w:hAnsi="Helvetica"/>
        </w:rPr>
        <w:t xml:space="preserve">he most comprehensive </w:t>
      </w:r>
      <w:ins w:id="79" w:author="Hockenberry, Adam J" w:date="2018-09-27T12:08:00Z">
        <w:r w:rsidR="00DE0D30">
          <w:rPr>
            <w:rFonts w:ascii="Helvetica" w:hAnsi="Helvetica"/>
          </w:rPr>
          <w:t xml:space="preserve">and intuitive </w:t>
        </w:r>
      </w:ins>
      <w:r>
        <w:rPr>
          <w:rFonts w:ascii="Helvetica" w:hAnsi="Helvetica"/>
        </w:rPr>
        <w:t xml:space="preserve">evaluation of our results is contained within confusion matrices (Fig 4); collapsing these data-rich matrices into a single number is convenient but can also be problematic. </w:t>
      </w:r>
      <w:del w:id="80" w:author="Hockenberry, Adam J" w:date="2018-09-27T12:09:00Z">
        <w:r w:rsidRPr="00220B54" w:rsidDel="00DE0D30">
          <w:rPr>
            <w:rFonts w:ascii="Helvetica" w:hAnsi="Helvetica"/>
          </w:rPr>
          <w:delText>We chose</w:delText>
        </w:r>
        <w:r w:rsidDel="00DE0D30">
          <w:rPr>
            <w:rFonts w:ascii="Helvetica" w:hAnsi="Helvetica"/>
          </w:rPr>
          <w:delText xml:space="preserve"> the macro</w:delText>
        </w:r>
        <w:r w:rsidR="0050531A" w:rsidDel="00DE0D30">
          <w:rPr>
            <w:rFonts w:ascii="Helvetica" w:hAnsi="Helvetica"/>
          </w:rPr>
          <w:delText>-</w:delText>
        </w:r>
        <w:r w:rsidRPr="00220B54" w:rsidDel="00DE0D30">
          <w:rPr>
            <w:rFonts w:ascii="Helvetica" w:hAnsi="Helvetica"/>
            <w:i/>
          </w:rPr>
          <w:delText>F</w:delText>
        </w:r>
        <w:r w:rsidRPr="00220B54" w:rsidDel="00DE0D30">
          <w:rPr>
            <w:rFonts w:ascii="Helvetica" w:hAnsi="Helvetica"/>
            <w:vertAlign w:val="subscript"/>
          </w:rPr>
          <w:delText>1</w:delText>
        </w:r>
        <w:r w:rsidRPr="00220B54" w:rsidDel="00DE0D30">
          <w:rPr>
            <w:rFonts w:ascii="Helvetica" w:hAnsi="Helvetica"/>
          </w:rPr>
          <w:delText xml:space="preserve"> score in particular because more commonly used accuracy metrics (such as the area under the receiver-operating characteristic curve</w:delText>
        </w:r>
        <w:r w:rsidDel="00DE0D30">
          <w:rPr>
            <w:rFonts w:ascii="Helvetica" w:hAnsi="Helvetica"/>
          </w:rPr>
          <w:delText xml:space="preserve"> [AUROC]</w:delText>
        </w:r>
        <w:r w:rsidRPr="00220B54" w:rsidDel="00DE0D30">
          <w:rPr>
            <w:rFonts w:ascii="Helvetica" w:hAnsi="Helvetica"/>
          </w:rPr>
          <w:delText xml:space="preserve">) are most frequently applied to binary classification problems. </w:delText>
        </w:r>
      </w:del>
      <w:r w:rsidRPr="00220B54">
        <w:rPr>
          <w:rFonts w:ascii="Helvetica" w:hAnsi="Helvetica"/>
        </w:rPr>
        <w:t xml:space="preserve">Quantifying the accuracy of multi-class classifiers (simultaneously predicting 4 separate vectors) is more complicated and standards are generally lacking but the </w:t>
      </w:r>
      <w:ins w:id="81" w:author="Hockenberry, Adam J" w:date="2018-09-27T12:09:00Z">
        <w:r w:rsidR="00DE0D30">
          <w:rPr>
            <w:rFonts w:ascii="Helvetica" w:hAnsi="Helvetica"/>
          </w:rPr>
          <w:t>multi-class macro-</w:t>
        </w:r>
      </w:ins>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provides an intuitive scale</w:t>
      </w:r>
      <w:r>
        <w:rPr>
          <w:rFonts w:ascii="Helvetica" w:hAnsi="Helvetica"/>
        </w:rPr>
        <w:t xml:space="preserve"> (ranging from 0 to 1, with 1 representing perfect accuracy)</w:t>
      </w:r>
      <w:r w:rsidRPr="00220B54">
        <w:rPr>
          <w:rFonts w:ascii="Helvetica" w:hAnsi="Helvetica"/>
        </w:rPr>
        <w:t xml:space="preserve"> and </w:t>
      </w:r>
      <w:r w:rsidR="0050531A">
        <w:rPr>
          <w:rFonts w:ascii="Helvetica" w:hAnsi="Helvetica"/>
        </w:rPr>
        <w:t>should</w:t>
      </w:r>
      <w:r w:rsidRPr="00220B54">
        <w:rPr>
          <w:rFonts w:ascii="Helvetica" w:hAnsi="Helvetica"/>
        </w:rPr>
        <w:t xml:space="preserve"> a</w:t>
      </w:r>
      <w:r w:rsidR="0050531A">
        <w:rPr>
          <w:rFonts w:ascii="Helvetica" w:hAnsi="Helvetica"/>
        </w:rPr>
        <w:t>ccount</w:t>
      </w:r>
      <w:r>
        <w:rPr>
          <w:rFonts w:ascii="Helvetica" w:hAnsi="Helvetica"/>
        </w:rPr>
        <w:t xml:space="preserve"> for all possible errors</w:t>
      </w:r>
      <w:r w:rsidR="00116D14">
        <w:rPr>
          <w:rFonts w:ascii="Helvetica" w:hAnsi="Helvetica"/>
        </w:rPr>
        <w:t xml:space="preserve"> by averaging across predictions for each </w:t>
      </w:r>
      <w:r w:rsidR="00B11992">
        <w:rPr>
          <w:rFonts w:ascii="Helvetica" w:hAnsi="Helvetica"/>
        </w:rPr>
        <w:t xml:space="preserve">class. </w:t>
      </w:r>
      <w:r>
        <w:rPr>
          <w:rFonts w:ascii="Helvetica" w:hAnsi="Helvetica"/>
        </w:rPr>
        <w:t xml:space="preserve">We recognize that the use of </w:t>
      </w:r>
      <w:r>
        <w:rPr>
          <w:rFonts w:ascii="Helvetica" w:hAnsi="Helvetica"/>
        </w:rPr>
        <w:lastRenderedPageBreak/>
        <w:t xml:space="preserve">other scoring schemes, such as multi-class </w:t>
      </w:r>
      <w:commentRangeStart w:id="82"/>
      <w:r>
        <w:rPr>
          <w:rFonts w:ascii="Helvetica" w:hAnsi="Helvetica"/>
        </w:rPr>
        <w:t>AUROC</w:t>
      </w:r>
      <w:commentRangeEnd w:id="82"/>
      <w:r w:rsidR="006B2B6E">
        <w:rPr>
          <w:rStyle w:val="CommentReference"/>
        </w:rPr>
        <w:commentReference w:id="82"/>
      </w:r>
      <w:ins w:id="83" w:author="Hockenberry, Adam J" w:date="2018-09-27T12:00:00Z">
        <w:r w:rsidR="00B32C0A">
          <w:rPr>
            <w:rFonts w:ascii="Helvetica" w:hAnsi="Helvetica"/>
          </w:rPr>
          <w:t xml:space="preserve"> </w:t>
        </w:r>
        <w:r w:rsidR="00B32C0A">
          <w:rPr>
            <w:rFonts w:ascii="Helvetica" w:hAnsi="Helvetica"/>
          </w:rPr>
          <w:fldChar w:fldCharType="begin"/>
        </w:r>
      </w:ins>
      <w:r w:rsidR="00653BFE">
        <w:rPr>
          <w:rFonts w:ascii="Helvetica" w:hAnsi="Helvetica"/>
        </w:rPr>
        <w:instrText xml:space="preserve"> ADDIN ZOTERO_ITEM CSL_CITATION {"citationID":"P4VZ0fuc","properties":{"unsorted":true,"formattedCitation":"[61,62]","plainCitation":"[61,62]","noteIndex":0},"citationItems":[{"id":41,"uris":["http://zotero.org/users/local/WXskNUvk/items/D992S6F7"],"uri":["http://zotero.org/users/local/WXskNUvk/items/D992S6F7"],"itemData":{"id":41,"type":"article-journal","title":"A Simple Generalisation of the Area Under the ROC Curve for Multiple Class Classification Problems","container-title":"Machine Learning","page":"171–186","volume":"45","issue":"2","author":[{"family":"Hand","given":"David J."},{"family":"Till","given":"Robert J."}],"issued":{"date-parts":[["2001"]]}}},{"id":42,"uris":["http://zotero.org/users/local/WXskNUvk/items/G557UGMC"],"uri":["http://zotero.org/users/local/WXskNUvk/items/G557UGMC"],"itemData":{"id":42,"type":"article-journal","title":"Approximating the multiclass ROC by pairwise analysis","container-title":"Pattern Recognition Letters","page":"1747-1758","volume":"28","issue":"13","source":"Crossref","DOI":"10.1016/j.patrec.2007.05.001","ISSN":"01678655","language":"en","author":[{"family":"Landgrebe","given":"Thomas C.W."},{"family":"Duin","given":"Robert P.W."}],"issued":{"date-parts":[["2007",10]]}}}],"schema":"https://github.com/citation-style-language/schema/raw/master/csl-citation.json"} </w:instrText>
      </w:r>
      <w:r w:rsidR="00B32C0A">
        <w:rPr>
          <w:rFonts w:ascii="Helvetica" w:hAnsi="Helvetica"/>
        </w:rPr>
        <w:fldChar w:fldCharType="separate"/>
      </w:r>
      <w:r w:rsidR="00653BFE" w:rsidRPr="00653BFE">
        <w:rPr>
          <w:rFonts w:ascii="Helvetica" w:hAnsi="Helvetica"/>
        </w:rPr>
        <w:t>[61,62]</w:t>
      </w:r>
      <w:ins w:id="84" w:author="Hockenberry, Adam J" w:date="2018-09-27T12:00:00Z">
        <w:r w:rsidR="00B32C0A">
          <w:rPr>
            <w:rFonts w:ascii="Helvetica" w:hAnsi="Helvetica"/>
          </w:rPr>
          <w:fldChar w:fldCharType="end"/>
        </w:r>
      </w:ins>
      <w:r>
        <w:rPr>
          <w:rFonts w:ascii="Helvetica" w:hAnsi="Helvetica"/>
        </w:rPr>
        <w:t xml:space="preserve">, could alter the model fits during training </w:t>
      </w:r>
      <w:del w:id="85" w:author="Hockenberry, Adam J" w:date="2018-09-27T12:02:00Z">
        <w:r w:rsidDel="00DE0D30">
          <w:rPr>
            <w:rFonts w:ascii="Helvetica" w:hAnsi="Helvetica"/>
          </w:rPr>
          <w:delText>phase, as well as</w:delText>
        </w:r>
      </w:del>
      <w:ins w:id="86" w:author="Hockenberry, Adam J" w:date="2018-09-27T12:02:00Z">
        <w:r w:rsidR="00DE0D30">
          <w:rPr>
            <w:rFonts w:ascii="Helvetica" w:hAnsi="Helvetica"/>
          </w:rPr>
          <w:t>phase and</w:t>
        </w:r>
      </w:ins>
      <w:r>
        <w:rPr>
          <w:rFonts w:ascii="Helvetica" w:hAnsi="Helvetica"/>
        </w:rPr>
        <w:t xml:space="preserve"> </w:t>
      </w:r>
      <w:del w:id="87" w:author="Hockenberry, Adam J" w:date="2018-09-27T12:02:00Z">
        <w:r w:rsidDel="00DE0D30">
          <w:rPr>
            <w:rFonts w:ascii="Helvetica" w:hAnsi="Helvetica"/>
          </w:rPr>
          <w:delText>the overall interpretations of our final test set accuracies</w:delText>
        </w:r>
      </w:del>
      <w:del w:id="88" w:author="Hockenberry, Adam J" w:date="2018-09-27T12:01:00Z">
        <w:r w:rsidDel="00DE0D30">
          <w:rPr>
            <w:rFonts w:ascii="Helvetica" w:hAnsi="Helvetica"/>
          </w:rPr>
          <w:delText xml:space="preserve">. </w:delText>
        </w:r>
        <w:commentRangeStart w:id="89"/>
        <w:r w:rsidDel="00DE0D30">
          <w:rPr>
            <w:rFonts w:ascii="Helvetica" w:hAnsi="Helvetica"/>
          </w:rPr>
          <w:delText>However, all classification</w:delText>
        </w:r>
      </w:del>
      <w:ins w:id="90" w:author="Wilke, Claus O" w:date="2018-09-27T00:00:00Z">
        <w:del w:id="91" w:author="Hockenberry, Adam J" w:date="2018-09-27T12:01:00Z">
          <w:r w:rsidR="006B2B6E" w:rsidDel="00DE0D30">
            <w:rPr>
              <w:rFonts w:ascii="Helvetica" w:hAnsi="Helvetica"/>
            </w:rPr>
            <w:delText>-</w:delText>
          </w:r>
        </w:del>
      </w:ins>
      <w:del w:id="92" w:author="Hockenberry, Adam J" w:date="2018-09-27T12:01:00Z">
        <w:r w:rsidDel="00DE0D30">
          <w:rPr>
            <w:rFonts w:ascii="Helvetica" w:hAnsi="Helvetica"/>
          </w:rPr>
          <w:delText xml:space="preserve"> task scoring schemes have particular strengths and limitations</w:delText>
        </w:r>
        <w:r w:rsidR="00EC5B8D" w:rsidDel="00DE0D30">
          <w:rPr>
            <w:rFonts w:ascii="Helvetica" w:hAnsi="Helvetica"/>
          </w:rPr>
          <w:delText xml:space="preserve"> and the choice should not have substantial impacts on our overall findings given the </w:delText>
        </w:r>
        <w:r w:rsidR="00116D14" w:rsidDel="00DE0D30">
          <w:rPr>
            <w:rFonts w:ascii="Helvetica" w:hAnsi="Helvetica"/>
          </w:rPr>
          <w:delText xml:space="preserve">overall </w:delText>
        </w:r>
        <w:r w:rsidR="00EC5B8D" w:rsidDel="00DE0D30">
          <w:rPr>
            <w:rFonts w:ascii="Helvetica" w:hAnsi="Helvetica"/>
          </w:rPr>
          <w:delText xml:space="preserve">strength of </w:delText>
        </w:r>
        <w:r w:rsidR="00116D14" w:rsidDel="00DE0D30">
          <w:rPr>
            <w:rFonts w:ascii="Helvetica" w:hAnsi="Helvetica"/>
          </w:rPr>
          <w:delText>our results</w:delText>
        </w:r>
      </w:del>
      <w:ins w:id="93" w:author="Hockenberry, Adam J" w:date="2018-09-27T12:02:00Z">
        <w:r w:rsidR="00DE0D30">
          <w:rPr>
            <w:rFonts w:ascii="Helvetica" w:hAnsi="Helvetica"/>
          </w:rPr>
          <w:t xml:space="preserve">the final reported accuracies </w:t>
        </w:r>
      </w:ins>
      <w:ins w:id="94" w:author="Hockenberry, Adam J" w:date="2018-09-27T12:01:00Z">
        <w:r w:rsidR="00DE0D30">
          <w:rPr>
            <w:rFonts w:ascii="Helvetica" w:hAnsi="Helvetica"/>
          </w:rPr>
          <w:t xml:space="preserve">but the magnitude of these </w:t>
        </w:r>
      </w:ins>
      <w:ins w:id="95" w:author="Hockenberry, Adam J" w:date="2018-09-27T12:03:00Z">
        <w:r w:rsidR="00DE0D30">
          <w:rPr>
            <w:rFonts w:ascii="Helvetica" w:hAnsi="Helvetica"/>
          </w:rPr>
          <w:t xml:space="preserve">differences </w:t>
        </w:r>
      </w:ins>
      <w:ins w:id="96" w:author="Hockenberry, Adam J" w:date="2018-09-27T12:01:00Z">
        <w:r w:rsidR="00DE0D30">
          <w:rPr>
            <w:rFonts w:ascii="Helvetica" w:hAnsi="Helvetica"/>
          </w:rPr>
          <w:t>should be minor</w:t>
        </w:r>
      </w:ins>
      <w:r w:rsidR="00116D14">
        <w:rPr>
          <w:rFonts w:ascii="Helvetica" w:hAnsi="Helvetica"/>
        </w:rPr>
        <w:t>.</w:t>
      </w:r>
      <w:commentRangeEnd w:id="89"/>
      <w:r w:rsidR="006B2B6E">
        <w:rPr>
          <w:rStyle w:val="CommentReference"/>
        </w:rPr>
        <w:commentReference w:id="89"/>
      </w:r>
    </w:p>
    <w:p w14:paraId="6D0E4B44" w14:textId="1270C7AE" w:rsidR="00EC5B8D" w:rsidRDefault="00EC5B8D" w:rsidP="00220B54">
      <w:pPr>
        <w:spacing w:line="360" w:lineRule="auto"/>
        <w:rPr>
          <w:rFonts w:ascii="Helvetica" w:hAnsi="Helvetica"/>
        </w:rPr>
      </w:pPr>
    </w:p>
    <w:p w14:paraId="0BA917FC" w14:textId="4F3C1467" w:rsidR="00EC5B8D" w:rsidRPr="00220B54" w:rsidRDefault="00EC5B8D" w:rsidP="00220B54">
      <w:pPr>
        <w:spacing w:line="360" w:lineRule="auto"/>
        <w:rPr>
          <w:rFonts w:ascii="Helvetica" w:hAnsi="Helvetica"/>
        </w:rPr>
      </w:pPr>
      <w:r>
        <w:rPr>
          <w:rFonts w:ascii="Helvetica" w:hAnsi="Helvetica"/>
        </w:rPr>
        <w:t xml:space="preserve">We also chose to evaluate different machine learning models throughout this manuscript to ensure the robustness of results and to determine if model choice had a substantial impact on classification accuracy. Overall, we found that the three SVM models performed equivalently to one-another and outperformed random forest models on most tasks. While machine learning models can be difficult to interrogate owing to data transformations, linear kernel SVM models return interpretable output </w:t>
      </w:r>
      <w:r w:rsidR="00F439BC">
        <w:rPr>
          <w:rFonts w:ascii="Helvetica" w:hAnsi="Helvetica"/>
        </w:rPr>
        <w:t>that can be used to determine</w:t>
      </w:r>
      <w:r>
        <w:rPr>
          <w:rFonts w:ascii="Helvetica" w:hAnsi="Helvetica"/>
        </w:rPr>
        <w:t xml:space="preserve"> the most important features and therefore would be preferred for future work in this space given the seeming equivalence between linear, sigmoidal, and radial kernel models. The differences between all models were minor, </w:t>
      </w:r>
      <w:r w:rsidR="00116D14">
        <w:rPr>
          <w:rFonts w:ascii="Helvetica" w:hAnsi="Helvetica"/>
        </w:rPr>
        <w:t xml:space="preserve">however, </w:t>
      </w:r>
      <w:r>
        <w:rPr>
          <w:rFonts w:ascii="Helvetica" w:hAnsi="Helvetica"/>
        </w:rPr>
        <w:t xml:space="preserve">and this finding shows that the accuracy of our classification task is robust </w:t>
      </w:r>
      <w:r w:rsidR="00116D14">
        <w:rPr>
          <w:rFonts w:ascii="Helvetica" w:hAnsi="Helvetica"/>
        </w:rPr>
        <w:t xml:space="preserve">to </w:t>
      </w:r>
      <w:r>
        <w:rPr>
          <w:rFonts w:ascii="Helvetica" w:hAnsi="Helvetica"/>
        </w:rPr>
        <w:t xml:space="preserve">different assumptions. </w:t>
      </w:r>
    </w:p>
    <w:p w14:paraId="5F62E102" w14:textId="630924ED" w:rsidR="001530A3" w:rsidRDefault="001530A3" w:rsidP="001530A3">
      <w:pPr>
        <w:spacing w:line="360" w:lineRule="auto"/>
        <w:rPr>
          <w:rFonts w:ascii="Helvetica" w:hAnsi="Helvetica"/>
        </w:rPr>
      </w:pPr>
    </w:p>
    <w:p w14:paraId="0CC31EDD" w14:textId="28F97837" w:rsidR="00CA44DD" w:rsidRDefault="001530A3" w:rsidP="00CA44DD">
      <w:pPr>
        <w:spacing w:line="360" w:lineRule="auto"/>
        <w:rPr>
          <w:rFonts w:ascii="Helvetica" w:hAnsi="Helvetica"/>
        </w:rPr>
      </w:pPr>
      <w:r>
        <w:rPr>
          <w:rFonts w:ascii="Helvetica" w:hAnsi="Helvetica"/>
        </w:rPr>
        <w:t>Our study is a proof-of-principle</w:t>
      </w:r>
      <w:r w:rsidR="00116D14">
        <w:rPr>
          <w:rFonts w:ascii="Helvetica" w:hAnsi="Helvetica"/>
        </w:rPr>
        <w:t xml:space="preserve">, demonstrating that </w:t>
      </w:r>
      <w:r>
        <w:rPr>
          <w:rFonts w:ascii="Helvetica" w:hAnsi="Helvetica"/>
        </w:rPr>
        <w:t xml:space="preserve">gene expression patterns of natural species </w:t>
      </w:r>
      <w:r w:rsidR="00116D14">
        <w:rPr>
          <w:rFonts w:ascii="Helvetica" w:hAnsi="Helvetica"/>
        </w:rPr>
        <w:t xml:space="preserve">may provide useful information for </w:t>
      </w:r>
      <w:r>
        <w:rPr>
          <w:rFonts w:ascii="Helvetica" w:hAnsi="Helvetica"/>
        </w:rPr>
        <w:t xml:space="preserve">assessing </w:t>
      </w:r>
      <w:r w:rsidR="00116D14">
        <w:rPr>
          <w:rFonts w:ascii="Helvetica" w:hAnsi="Helvetica"/>
        </w:rPr>
        <w:t>various aspects of the environment</w:t>
      </w:r>
      <w:r>
        <w:rPr>
          <w:rFonts w:ascii="Helvetica" w:hAnsi="Helvetica"/>
        </w:rPr>
        <w:t xml:space="preserve">. Other research has shown that the </w:t>
      </w:r>
      <w:r w:rsidR="00116D14">
        <w:rPr>
          <w:rFonts w:ascii="Helvetica" w:hAnsi="Helvetica"/>
        </w:rPr>
        <w:t xml:space="preserve">microbial </w:t>
      </w:r>
      <w:r w:rsidR="008E3FD7">
        <w:rPr>
          <w:rFonts w:ascii="Helvetica" w:hAnsi="Helvetica"/>
        </w:rPr>
        <w:t>species</w:t>
      </w:r>
      <w:r>
        <w:rPr>
          <w:rFonts w:ascii="Helvetica" w:hAnsi="Helvetica"/>
        </w:rPr>
        <w:t xml:space="preserve"> </w:t>
      </w:r>
      <w:r w:rsidR="00116D14">
        <w:rPr>
          <w:rFonts w:ascii="Helvetica" w:hAnsi="Helvetica"/>
        </w:rPr>
        <w:t>composition</w:t>
      </w:r>
      <w:r>
        <w:rPr>
          <w:rFonts w:ascii="Helvetica" w:hAnsi="Helvetica"/>
        </w:rPr>
        <w:t>,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E39D1">
        <w:rPr>
          <w:rFonts w:ascii="Helvetica" w:hAnsi="Helvetica"/>
        </w:rPr>
        <w:instrText xml:space="preserve"> ADDIN ZOTERO_ITEM CSL_CITATION {"citationID":"EFX6jpVe","properties":{"formattedCitation":"[6]","plainCitation":"[6]","noteIndex":0},"citationItems":[{"id":"LYPrkEGO/hubgPIo9","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906D8D">
        <w:rPr>
          <w:rFonts w:ascii="Helvetica" w:hAnsi="Helvetica"/>
        </w:rPr>
        <w:t>[6]</w:t>
      </w:r>
      <w:r w:rsidR="00CA44DD">
        <w:rPr>
          <w:rFonts w:ascii="Helvetica" w:hAnsi="Helvetica"/>
        </w:rPr>
        <w:fldChar w:fldCharType="end"/>
      </w:r>
      <w:r w:rsidR="00CA44DD">
        <w:rPr>
          <w:rFonts w:ascii="Helvetica" w:hAnsi="Helvetica"/>
        </w:rPr>
        <w:t xml:space="preserve">. Our </w:t>
      </w:r>
      <w:r w:rsidR="0050531A">
        <w:rPr>
          <w:rFonts w:ascii="Helvetica" w:hAnsi="Helvetica"/>
        </w:rPr>
        <w:t>results</w:t>
      </w:r>
      <w:r w:rsidR="00CA44DD">
        <w:rPr>
          <w:rFonts w:ascii="Helvetica" w:hAnsi="Helvetica"/>
        </w:rPr>
        <w:t xml:space="preserve"> suggest that further incorporation of species-specific gene expression patterns can likely improve the accuracy of such methods. While genetically engineered strains may play a similar role as </w:t>
      </w:r>
      <w:r w:rsidR="00EC5B8D">
        <w:rPr>
          <w:rFonts w:ascii="Helvetica" w:hAnsi="Helvetica"/>
        </w:rPr>
        <w:t xml:space="preserve">low-cost </w:t>
      </w:r>
      <w:r w:rsidR="00CA44DD">
        <w:rPr>
          <w:rFonts w:ascii="Helvetica" w:hAnsi="Helvetica"/>
        </w:rPr>
        <w:t xml:space="preserve">environmental biosensors, </w:t>
      </w:r>
      <w:r w:rsidR="00116D14">
        <w:rPr>
          <w:rFonts w:ascii="Helvetica" w:hAnsi="Helvetica"/>
        </w:rPr>
        <w:t>we show</w:t>
      </w:r>
      <w:r w:rsidR="00CA44DD">
        <w:rPr>
          <w:rFonts w:ascii="Helvetica" w:hAnsi="Helvetica"/>
        </w:rPr>
        <w:t xml:space="preserve"> that—with enough training data—the </w:t>
      </w:r>
      <w:r w:rsidR="001F7AC2">
        <w:rPr>
          <w:rFonts w:ascii="Helvetica" w:hAnsi="Helvetica"/>
        </w:rPr>
        <w:t>macro</w:t>
      </w:r>
      <w:r w:rsidR="00CA44DD">
        <w:rPr>
          <w:rFonts w:ascii="Helvetica" w:hAnsi="Helvetica"/>
        </w:rPr>
        <w:t xml:space="preserve">molecular composition of natural populations may provide sufficient information to accurately resolve past and present environmental conditions. </w:t>
      </w:r>
    </w:p>
    <w:p w14:paraId="35B56316" w14:textId="77777777" w:rsidR="0050531A" w:rsidRPr="00477CC4" w:rsidRDefault="0050531A" w:rsidP="00CA44DD">
      <w:pPr>
        <w:spacing w:line="360" w:lineRule="auto"/>
        <w:rPr>
          <w:rFonts w:ascii="Helvetica" w:hAnsi="Helvetica"/>
        </w:rPr>
      </w:pP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0804C716"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E39D1">
        <w:rPr>
          <w:rFonts w:ascii="Helvetica" w:hAnsi="Helvetica"/>
        </w:rPr>
        <w:instrText xml:space="preserve"> ADDIN ZOTERO_ITEM CSL_CITATION {"citationID":"fXmpeI1N","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LYPrkEGO/Abe1Uqid","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906D8D">
        <w:rPr>
          <w:rFonts w:ascii="Helvetica" w:hAnsi="Helvetica"/>
        </w:rPr>
        <w:t>[35,36]</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E39D1">
        <w:rPr>
          <w:rFonts w:ascii="Helvetica" w:hAnsi="Helvetica"/>
        </w:rPr>
        <w:instrText xml:space="preserve"> ADDIN ZOTERO_ITEM CSL_CITATION {"citationID":"Tz3k1axx","properties":{"formattedCitation":"[63]","plainCitation":"[63]","noteIndex":0},"citationItems":[{"id":"LYPrkEGO/ZsZg88pe","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653BFE">
        <w:rPr>
          <w:rFonts w:ascii="Helvetica" w:hAnsi="Helvetica"/>
        </w:rPr>
        <w:t>[63]</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E39D1">
        <w:rPr>
          <w:rFonts w:ascii="Helvetica" w:hAnsi="Helvetica"/>
        </w:rPr>
        <w:instrText xml:space="preserve"> ADDIN ZOTERO_ITEM CSL_CITATION {"citationID":"uzygu7Us","properties":{"formattedCitation":"[64,65]","plainCitation":"[64,65]","noteIndex":0},"citationItems":[{"id":"LYPrkEGO/YWfBM48P","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LYPrkEGO/ztf8ULGx","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653BFE">
        <w:rPr>
          <w:rFonts w:ascii="Helvetica" w:hAnsi="Helvetica"/>
        </w:rPr>
        <w:t>[64,65]</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2C9ED6F1"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 xml:space="preserve">(i) the </w:t>
      </w:r>
      <w:r w:rsidR="00AB783D" w:rsidRPr="00477CC4">
        <w:rPr>
          <w:rFonts w:ascii="Helvetica" w:hAnsi="Helvetica"/>
        </w:rPr>
        <w:t>training</w:t>
      </w:r>
      <w:r w:rsidR="00D22F2F">
        <w:rPr>
          <w:rFonts w:ascii="Helvetica" w:hAnsi="Helvetica"/>
        </w:rPr>
        <w:t>/validation</w:t>
      </w:r>
      <w:r w:rsidR="00AB783D" w:rsidRPr="00477CC4">
        <w:rPr>
          <w:rFonts w:ascii="Helvetica" w:hAnsi="Helvetica"/>
        </w:rPr>
        <w:t xml:space="preserv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D22F2F">
        <w:rPr>
          <w:rFonts w:ascii="Helvetica" w:hAnsi="Helvetica"/>
        </w:rPr>
        <w:t>/validation</w:t>
      </w:r>
      <w:r w:rsidR="00C86625" w:rsidRPr="00477CC4">
        <w:rPr>
          <w:rFonts w:ascii="Helvetica" w:hAnsi="Helvetica"/>
        </w:rPr>
        <w:t xml:space="preserve"> and </w:t>
      </w:r>
      <w:r w:rsidR="00B2589C">
        <w:rPr>
          <w:rFonts w:ascii="Helvetica" w:hAnsi="Helvetica"/>
        </w:rPr>
        <w:t>the test subsets. We retained the condition labels in the</w:t>
      </w:r>
      <w:r w:rsidR="00C86625" w:rsidRPr="00477CC4">
        <w:rPr>
          <w:rFonts w:ascii="Helvetica" w:hAnsi="Helvetica"/>
        </w:rPr>
        <w:t xml:space="preserve"> training</w:t>
      </w:r>
      <w:r w:rsidR="00D22F2F">
        <w:rPr>
          <w:rFonts w:ascii="Helvetica" w:hAnsi="Helvetica"/>
        </w:rPr>
        <w:t xml:space="preserve">/validation </w:t>
      </w:r>
      <w:r w:rsidR="00C86625" w:rsidRPr="00477CC4">
        <w:rPr>
          <w:rFonts w:ascii="Helvetica" w:hAnsi="Helvetica"/>
        </w:rPr>
        <w:t>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E39D1">
        <w:rPr>
          <w:rFonts w:ascii="Helvetica" w:hAnsi="Helvetica"/>
        </w:rPr>
        <w:instrText xml:space="preserve"> ADDIN ZOTERO_ITEM CSL_CITATION {"citationID":"v3W7ocp7","properties":{"formattedCitation":"[66]","plainCitation":"[66]","noteIndex":0},"citationItems":[{"id":"LYPrkEGO/GWhHJYQx","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653BFE">
        <w:rPr>
          <w:rFonts w:ascii="Helvetica" w:hAnsi="Helvetica"/>
        </w:rPr>
        <w:t>[66]</w:t>
      </w:r>
      <w:r w:rsidR="00200661">
        <w:rPr>
          <w:rFonts w:ascii="Helvetica" w:hAnsi="Helvetica"/>
        </w:rPr>
        <w:fldChar w:fldCharType="end"/>
      </w:r>
      <w:r w:rsidR="00633383">
        <w:rPr>
          <w:rFonts w:ascii="Helvetica" w:hAnsi="Helvetica"/>
        </w:rPr>
        <w:t xml:space="preserve"> (fSVA)</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fSVA,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E39D1">
        <w:rPr>
          <w:rFonts w:ascii="Helvetica" w:hAnsi="Helvetica"/>
        </w:rPr>
        <w:instrText xml:space="preserve"> ADDIN ZOTERO_ITEM CSL_CITATION {"citationID":"QweL68hh","properties":{"formattedCitation":"[67]","plainCitation":"[67]","noteIndex":0},"citationItems":[{"id":"LYPrkEGO/fX5vI8x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653BFE">
        <w:rPr>
          <w:rFonts w:ascii="Helvetica" w:hAnsi="Helvetica"/>
        </w:rPr>
        <w:t>[67]</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D22F2F">
        <w:rPr>
          <w:rFonts w:ascii="Helvetica" w:hAnsi="Helvetica"/>
        </w:rPr>
        <w:t>/validation</w:t>
      </w:r>
      <w:r w:rsidR="00761559" w:rsidRPr="00477CC4">
        <w:rPr>
          <w:rFonts w:ascii="Helvetica" w:hAnsi="Helvetica"/>
        </w:rPr>
        <w:t xml:space="preserv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D22F2F">
        <w:rPr>
          <w:rFonts w:ascii="Helvetica" w:hAnsi="Helvetica"/>
        </w:rPr>
        <w:t xml:space="preserve">training/validation </w:t>
      </w:r>
      <w:r w:rsidR="00B2589C">
        <w:rPr>
          <w:rFonts w:ascii="Helvetica" w:hAnsi="Helvetica"/>
        </w:rPr>
        <w:t>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 xml:space="preserve">the dimension reduced </w:t>
      </w:r>
      <w:r w:rsidR="00D22F2F">
        <w:rPr>
          <w:rFonts w:ascii="Helvetica" w:hAnsi="Helvetica"/>
        </w:rPr>
        <w:t>training/validation</w:t>
      </w:r>
      <w:r w:rsidR="00761559" w:rsidRPr="00D8507D">
        <w:rPr>
          <w:rFonts w:ascii="Helvetica" w:hAnsi="Helvetica"/>
        </w:rPr>
        <w:t xml:space="preserv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01E2F4EF" w:rsidR="001A0719" w:rsidRDefault="001A0719" w:rsidP="00761559">
      <w:pPr>
        <w:spacing w:line="360" w:lineRule="auto"/>
        <w:rPr>
          <w:rFonts w:ascii="Helvetica" w:hAnsi="Helvetica"/>
        </w:rPr>
      </w:pPr>
      <w:r>
        <w:rPr>
          <w:rFonts w:ascii="Helvetica" w:hAnsi="Helvetica"/>
        </w:rPr>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(i)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E39D1">
        <w:rPr>
          <w:rFonts w:ascii="Helvetica" w:hAnsi="Helvetica"/>
        </w:rPr>
        <w:instrText xml:space="preserve"> ADDIN ZOTERO_ITEM CSL_CITATION {"citationID":"pyZbhV7c","properties":{"formattedCitation":"[68]","plainCitation":"[68]","noteIndex":0},"citationItems":[{"id":"LYPrkEGO/1obXKj9Q","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653BFE">
        <w:rPr>
          <w:rFonts w:ascii="Helvetica" w:hAnsi="Helvetica"/>
        </w:rPr>
        <w:t>[68]</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r w:rsidR="0020330D" w:rsidRPr="008E3FD7">
        <w:rPr>
          <w:rFonts w:ascii="Helvetica" w:hAnsi="Helvetica"/>
        </w:rPr>
        <w:t>randomForest</w:t>
      </w:r>
      <w:r w:rsidR="0020330D">
        <w:rPr>
          <w:rFonts w:ascii="Helvetica" w:hAnsi="Helvetica"/>
        </w:rPr>
        <w:t xml:space="preserve"> </w:t>
      </w:r>
      <w:r w:rsidR="0020330D">
        <w:rPr>
          <w:rFonts w:ascii="Helvetica" w:hAnsi="Helvetica"/>
        </w:rPr>
        <w:fldChar w:fldCharType="begin"/>
      </w:r>
      <w:r w:rsidR="005E39D1">
        <w:rPr>
          <w:rFonts w:ascii="Helvetica" w:hAnsi="Helvetica"/>
        </w:rPr>
        <w:instrText xml:space="preserve"> ADDIN ZOTERO_ITEM CSL_CITATION {"citationID":"qEeUAeES","properties":{"formattedCitation":"[69]","plainCitation":"[69]","noteIndex":0},"citationItems":[{"id":"LYPrkEGO/1A8GN09R","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653BFE">
        <w:rPr>
          <w:rFonts w:ascii="Helvetica" w:hAnsi="Helvetica"/>
        </w:rPr>
        <w:t>[69]</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E39D1">
        <w:rPr>
          <w:rFonts w:ascii="Helvetica" w:hAnsi="Helvetica"/>
        </w:rPr>
        <w:instrText xml:space="preserve"> ADDIN ZOTERO_ITEM CSL_CITATION {"citationID":"m98QbDWT","properties":{"formattedCitation":"[70]","plainCitation":"[70]","noteIndex":0},"citationItems":[{"id":"LYPrkEGO/gWRv5s87","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653BFE">
        <w:rPr>
          <w:rFonts w:ascii="Helvetica" w:hAnsi="Helvetica"/>
        </w:rPr>
        <w:t>[70]</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91EF75F"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E39D1">
        <w:rPr>
          <w:rFonts w:ascii="Helvetica" w:hAnsi="Helvetica"/>
        </w:rPr>
        <w:instrText xml:space="preserve"> ADDIN ZOTERO_ITEM CSL_CITATION {"citationID":"xrwy9xnt","properties":{"formattedCitation":"[38,60,71]","plainCitation":"[38,60,71]","noteIndex":0},"citationItems":[{"id":"LYPrkEGO/tXPAOG9J","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LYPrkEGO/rKtAdIfa","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LYPrkEGO/mVwekkuV","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653BFE">
        <w:rPr>
          <w:rFonts w:ascii="Helvetica" w:hAnsi="Helvetica"/>
        </w:rPr>
        <w:t>[38,60,71]</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r w:rsidR="00AB783D" w:rsidRPr="00E3326B">
        <w:rPr>
          <w:rFonts w:ascii="Helvetica" w:hAnsi="Helvetica"/>
          <w:i/>
        </w:rPr>
        <w:t>i</w:t>
      </w:r>
      <w:r w:rsidR="00AB783D">
        <w:rPr>
          <w:rFonts w:ascii="Helvetica" w:hAnsi="Helvetica"/>
        </w:rPr>
        <w:t xml:space="preserve"> </w:t>
      </w:r>
      <w:r w:rsidR="00AB783D">
        <w:rPr>
          <w:rFonts w:ascii="Helvetica" w:hAnsi="Helvetica"/>
        </w:rPr>
        <w:fldChar w:fldCharType="begin"/>
      </w:r>
      <w:r w:rsidR="005E39D1">
        <w:rPr>
          <w:rFonts w:ascii="Helvetica" w:hAnsi="Helvetica"/>
        </w:rPr>
        <w:instrText xml:space="preserve"> ADDIN ZOTERO_ITEM CSL_CITATION {"citationID":"x0WFu8Zz","properties":{"formattedCitation":"[60]","plainCitation":"[60]","noteIndex":0},"citationItems":[{"id":"LYPrkEGO/rKtAdIfa","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906D8D">
        <w:rPr>
          <w:rFonts w:ascii="Helvetica" w:hAnsi="Helvetica"/>
        </w:rPr>
        <w:t>[60]</w:t>
      </w:r>
      <w:r w:rsidR="00AB783D">
        <w:rPr>
          <w:rFonts w:ascii="Helvetica" w:hAnsi="Helvetica"/>
        </w:rPr>
        <w:fldChar w:fldCharType="end"/>
      </w:r>
      <w:r w:rsidR="00AB783D">
        <w:rPr>
          <w:rFonts w:ascii="Helvetica" w:hAnsi="Helvetica"/>
        </w:rPr>
        <w:t>:</w:t>
      </w:r>
    </w:p>
    <w:p w14:paraId="1B4182AC" w14:textId="34991C47" w:rsidR="00AB783D" w:rsidRPr="005E3F13" w:rsidRDefault="00F0022E" w:rsidP="00AB783D">
      <w:pPr>
        <w:shd w:val="clear" w:color="auto" w:fill="FFFFFF"/>
        <w:spacing w:before="100" w:beforeAutospacing="1" w:after="240" w:line="360" w:lineRule="auto"/>
        <w:ind w:left="360"/>
        <w:rPr>
          <w:rFonts w:ascii="Helvetica" w:hAnsi="Helvetica"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  i</m:t>
                  </m:r>
                </m:sub>
              </m:sSub>
            </m:e>
          </m:d>
        </m:oMath>
      </m:oMathPara>
    </w:p>
    <w:p w14:paraId="3B3EC4D2" w14:textId="77777777" w:rsidR="00AB783D" w:rsidRDefault="00AB783D" w:rsidP="00AB783D">
      <w:pPr>
        <w:rPr>
          <w:rFonts w:ascii="Helvetica" w:hAnsi="Helvetica"/>
        </w:rPr>
      </w:pPr>
      <w:r>
        <w:rPr>
          <w:rFonts w:ascii="Helvetica" w:hAnsi="Helvetica"/>
          <w:iCs/>
        </w:rPr>
        <w:t xml:space="preserve">where </w:t>
      </w:r>
      <m:oMath>
        <m:d>
          <m:dPr>
            <m:begChr m:val="〈"/>
            <m:endChr m:val="〉"/>
            <m:ctrlPr>
              <w:rPr>
                <w:rFonts w:ascii="Cambria Math" w:hAnsi="Cambria Math"/>
                <w:i/>
                <w:iCs/>
              </w:rPr>
            </m:ctrlPr>
          </m:dPr>
          <m:e>
            <m:r>
              <w:rPr>
                <w:rFonts w:ascii="Cambria Math" w:hAnsi="Cambria Math"/>
              </w:rPr>
              <m:t>⋯</m:t>
            </m:r>
          </m:e>
        </m:d>
      </m:oMath>
      <w:r>
        <w:rPr>
          <w:rFonts w:ascii="Helvetica"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F0022E"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1,  i</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2*</m:t>
              </m:r>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r>
                <w:rPr>
                  <w:rFonts w:ascii="Cambria Math" w:hAnsi="Cambria Math" w:cs="Arial"/>
                </w:rPr>
                <m:t xml:space="preserve"> </m:t>
              </m:r>
            </m:num>
            <m:den>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den>
          </m:f>
          <m:r>
            <w:rPr>
              <w:rFonts w:ascii="Cambria Math" w:hAnsi="Cambria Math" w:cs="Arial"/>
            </w:rPr>
            <m:t>.</m:t>
          </m:r>
        </m:oMath>
      </m:oMathPara>
    </w:p>
    <w:p w14:paraId="2359886C" w14:textId="152F33A5" w:rsidR="00AB783D" w:rsidRDefault="00234058" w:rsidP="00AB783D">
      <w:pPr>
        <w:shd w:val="clear" w:color="auto" w:fill="FFFFFF"/>
        <w:spacing w:before="100" w:beforeAutospacing="1" w:after="100" w:afterAutospacing="1" w:line="360" w:lineRule="auto"/>
        <w:rPr>
          <w:rFonts w:ascii="Helvetica" w:hAnsi="Helvetica" w:cs="Arial"/>
          <w:sz w:val="19"/>
          <w:szCs w:val="19"/>
        </w:rPr>
      </w:pPr>
      <w:r>
        <w:rPr>
          <w:rFonts w:ascii="Helvetica" w:hAnsi="Helvetica" w:cs="Arial"/>
        </w:rPr>
        <w:t>Alternatively</w:t>
      </w:r>
      <w:r w:rsidR="00AB783D">
        <w:rPr>
          <w:rFonts w:ascii="Helvetica"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E39D1">
        <w:rPr>
          <w:rFonts w:ascii="Helvetica" w:hAnsi="Helvetica"/>
        </w:rPr>
        <w:instrText xml:space="preserve"> ADDIN ZOTERO_ITEM CSL_CITATION {"citationID":"JJfFi47k","properties":{"formattedCitation":"[38]","plainCitation":"[38]","noteIndex":0},"citationItems":[{"id":"LYPrkEGO/tXPAOG9J","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906D8D">
        <w:rPr>
          <w:rFonts w:ascii="Helvetica" w:hAnsi="Helvetica"/>
        </w:rPr>
        <w:t>[38]</w:t>
      </w:r>
      <w:r w:rsidR="00AB783D">
        <w:rPr>
          <w:rFonts w:ascii="Helvetica" w:hAnsi="Helvetica"/>
        </w:rPr>
        <w:fldChar w:fldCharType="end"/>
      </w:r>
      <w:r w:rsidR="00AB783D">
        <w:rPr>
          <w:rFonts w:ascii="Helvetica" w:hAnsi="Helvetica"/>
        </w:rPr>
        <w:t>:</w:t>
      </w:r>
      <w:r w:rsidR="00AB783D">
        <w:rPr>
          <w:rFonts w:ascii="Helvetica" w:hAnsi="Helvetica" w:cs="Arial"/>
          <w:sz w:val="19"/>
          <w:szCs w:val="19"/>
        </w:rPr>
        <w:t xml:space="preserve"> </w:t>
      </w:r>
    </w:p>
    <w:p w14:paraId="3CD36D2D" w14:textId="77777777" w:rsidR="00AB783D" w:rsidRPr="005E3F13" w:rsidRDefault="00F0022E"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 xml:space="preserve">2 </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 xml:space="preserve"> </m:t>
              </m:r>
            </m:num>
            <m:den>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m:t>
              </m:r>
            </m:den>
          </m:f>
          <m:r>
            <w:rPr>
              <w:rFonts w:ascii="Cambria Math"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4F9B99A6"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sidR="00D22F2F">
        <w:rPr>
          <w:rFonts w:ascii="Helvetica" w:hAnsi="Helvetica"/>
        </w:rPr>
        <w:t xml:space="preserve">training/validation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 xml:space="preserve">ing and </w:t>
      </w:r>
      <w:r w:rsidR="00D22F2F">
        <w:rPr>
          <w:rFonts w:ascii="Helvetica" w:hAnsi="Helvetica"/>
        </w:rPr>
        <w:t>validation</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w:t>
      </w:r>
      <w:r w:rsidR="00D22F2F">
        <w:rPr>
          <w:rFonts w:ascii="Helvetica" w:hAnsi="Helvetica"/>
        </w:rPr>
        <w:t>,</w:t>
      </w:r>
      <w:r>
        <w:rPr>
          <w:rFonts w:ascii="Helvetica" w:hAnsi="Helvetica"/>
        </w:rPr>
        <w:t xml:space="preserve"> for the subdivision between training</w:t>
      </w:r>
      <w:r w:rsidR="00D22F2F">
        <w:rPr>
          <w:rFonts w:ascii="Helvetica" w:hAnsi="Helvetica"/>
        </w:rPr>
        <w:t>/validation</w:t>
      </w:r>
      <w:r>
        <w:rPr>
          <w:rFonts w:ascii="Helvetica" w:hAnsi="Helvetica"/>
        </w:rPr>
        <w:t xml:space="preserve"> and test data, we did this </w:t>
      </w:r>
      <w:r w:rsidRPr="00477CC4">
        <w:rPr>
          <w:rFonts w:ascii="Helvetica" w:hAnsi="Helvetica"/>
        </w:rPr>
        <w:t>semi-randomly</w:t>
      </w:r>
      <w:r w:rsidR="00D22F2F">
        <w:rPr>
          <w:rFonts w:ascii="Helvetica" w:hAnsi="Helvetica"/>
        </w:rPr>
        <w:t xml:space="preserve"> while trying to</w:t>
      </w:r>
      <w:r w:rsidRPr="00477CC4">
        <w:rPr>
          <w:rFonts w:ascii="Helvetica" w:hAnsi="Helvetica"/>
        </w:rPr>
        <w:t xml:space="preserve">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 xml:space="preserve">training and </w:t>
      </w:r>
      <w:r w:rsidR="00D22F2F">
        <w:rPr>
          <w:rFonts w:ascii="Helvetica" w:hAnsi="Helvetica"/>
        </w:rPr>
        <w:t>validation</w:t>
      </w:r>
      <w:r w:rsidRPr="00477CC4">
        <w:rPr>
          <w:rFonts w:ascii="Helvetica" w:hAnsi="Helvetica"/>
        </w:rPr>
        <w:t xml:space="preserve">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r w:rsidRPr="00180B75">
        <w:rPr>
          <w:rFonts w:ascii="Helvetica" w:hAnsi="Helvetica" w:cs="Courier New"/>
        </w:rPr>
        <w:t>mtry</w:t>
      </w:r>
      <w:r w:rsidRPr="00180B75">
        <w:rPr>
          <w:rFonts w:ascii="Helvetica" w:hAnsi="Helvetica"/>
        </w:rPr>
        <w:t>", "</w:t>
      </w:r>
      <w:r w:rsidRPr="00180B75">
        <w:rPr>
          <w:rFonts w:ascii="Helvetica" w:hAnsi="Helvetica" w:cs="Courier New"/>
        </w:rPr>
        <w:t>ntrees</w:t>
      </w:r>
      <w:r w:rsidRPr="00180B75">
        <w:rPr>
          <w:rFonts w:ascii="Helvetica" w:hAnsi="Helvetica"/>
        </w:rPr>
        <w:t>", and "</w:t>
      </w:r>
      <w:r w:rsidRPr="00180B75">
        <w:rPr>
          <w:rFonts w:ascii="Helvetica" w:hAnsi="Helvetica" w:cs="Courier New"/>
        </w:rPr>
        <w:t>nodesize</w:t>
      </w:r>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46A5CF8A"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 xml:space="preserve">the 10 </w:t>
      </w:r>
      <w:r w:rsidR="00D22F2F">
        <w:rPr>
          <w:rFonts w:ascii="Helvetica" w:hAnsi="Helvetica"/>
        </w:rPr>
        <w:t>validation</w:t>
      </w:r>
      <w:r w:rsidR="00AC52DB">
        <w:rPr>
          <w:rFonts w:ascii="Helvetica" w:hAnsi="Helvetica"/>
        </w:rPr>
        <w:t xml:space="preserve">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calculated macro</w:t>
      </w:r>
      <w:r w:rsidR="00D22F2F">
        <w:rPr>
          <w:rFonts w:ascii="Helvetica" w:hAnsi="Helvetica"/>
        </w:rPr>
        <w:t>-</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w:t>
      </w:r>
      <w:r w:rsidR="00D22F2F">
        <w:rPr>
          <w:rFonts w:ascii="Helvetica" w:hAnsi="Helvetica"/>
        </w:rPr>
        <w:t>validation</w:t>
      </w:r>
      <w:r w:rsidR="00AC52DB">
        <w:rPr>
          <w:rFonts w:ascii="Helvetica" w:hAnsi="Helvetica"/>
        </w:rPr>
        <w:t xml:space="preserve"> dataset and then averaged the scores over all </w:t>
      </w:r>
      <w:r w:rsidR="00D22F2F">
        <w:rPr>
          <w:rFonts w:ascii="Helvetica" w:hAnsi="Helvetica"/>
        </w:rPr>
        <w:t>validation</w:t>
      </w:r>
      <w:r w:rsidR="00AC52DB">
        <w:rPr>
          <w:rFonts w:ascii="Helvetica" w:hAnsi="Helvetica"/>
        </w:rPr>
        <w:t xml:space="preserve">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3C140DEA" w:rsidR="00BD6FB5" w:rsidRPr="00BD6FB5" w:rsidRDefault="00DB2370" w:rsidP="00BD6FB5">
      <w:pPr>
        <w:spacing w:line="360" w:lineRule="auto"/>
        <w:rPr>
          <w:rFonts w:ascii="Helvetica" w:hAnsi="Helvetica"/>
        </w:rPr>
      </w:pPr>
      <w:r>
        <w:rPr>
          <w:rFonts w:ascii="Helvetica" w:eastAsia="MS Mincho" w:hAnsi="Helvetica"/>
        </w:rPr>
        <w:t xml:space="preserve">We validated our predictions against independently published external data </w:t>
      </w:r>
      <w:r>
        <w:rPr>
          <w:rFonts w:ascii="Helvetica" w:eastAsia="MS Mincho" w:hAnsi="Helvetica"/>
        </w:rPr>
        <w:fldChar w:fldCharType="begin"/>
      </w:r>
      <w:r w:rsidR="005E39D1">
        <w:rPr>
          <w:rFonts w:ascii="Helvetica" w:eastAsia="MS Mincho" w:hAnsi="Helvetica"/>
        </w:rPr>
        <w:instrText xml:space="preserve"> ADDIN ZOTERO_ITEM CSL_CITATION {"citationID":"C6GkZ6N2","properties":{"formattedCitation":"[12]","plainCitation":"[12]","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rPr>
        <w:fldChar w:fldCharType="separate"/>
      </w:r>
      <w:r w:rsidR="00906D8D">
        <w:rPr>
          <w:rFonts w:ascii="Helvetica" w:hAnsi="Helvetica"/>
        </w:rPr>
        <w:t>[12]</w:t>
      </w:r>
      <w:r>
        <w:rPr>
          <w:rFonts w:ascii="Helvetica" w:eastAsia="MS Mincho" w:hAnsi="Helvetica"/>
        </w:rPr>
        <w:fldChar w:fldCharType="end"/>
      </w:r>
      <w:r>
        <w:rPr>
          <w:rFonts w:ascii="Helvetica" w:eastAsia="MS Mincho" w:hAnsi="Helvetica"/>
        </w:rPr>
        <w:t xml:space="preserve">. </w:t>
      </w:r>
      <w:r w:rsidR="0084668F">
        <w:rPr>
          <w:rFonts w:ascii="Helvetica" w:eastAsia="MS Mincho" w:hAnsi="Helvetica"/>
        </w:rPr>
        <w:t xml:space="preserve">This external dataset consisted of 22 conditions, of which we could match five to our </w:t>
      </w:r>
      <w:r w:rsidR="0084668F">
        <w:rPr>
          <w:rFonts w:ascii="Helvetica" w:eastAsia="MS Mincho" w:hAnsi="Helvetica"/>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w:t>
      </w:r>
      <w:r w:rsidR="00D22F2F">
        <w:rPr>
          <w:rFonts w:ascii="Helvetica" w:hAnsi="Helvetica"/>
        </w:rPr>
        <w:t>in the external dataset at a level that</w:t>
      </w:r>
      <w:r>
        <w:rPr>
          <w:rFonts w:ascii="Helvetica" w:hAnsi="Helvetica"/>
        </w:rPr>
        <w:t xml:space="preserve"> </w:t>
      </w:r>
      <w:r w:rsidR="0084668F" w:rsidRPr="00D22F2F">
        <w:rPr>
          <w:rFonts w:ascii="Helvetica" w:hAnsi="Helvetica"/>
          <w:i/>
        </w:rPr>
        <w:t>approximately</w:t>
      </w:r>
      <w:r w:rsidR="0084668F">
        <w:rPr>
          <w:rFonts w:ascii="Helvetica" w:hAnsi="Helvetica"/>
        </w:rPr>
        <w:t xml:space="preserve">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sidR="00D22F2F">
        <w:rPr>
          <w:rFonts w:ascii="Helvetica" w:hAnsi="Helvetica"/>
        </w:rPr>
        <w:t>concentrations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w:t>
      </w:r>
      <w:r w:rsidR="00D22F2F">
        <w:rPr>
          <w:rFonts w:ascii="Helvetica" w:hAnsi="Helvetica"/>
        </w:rPr>
        <w:t>during</w:t>
      </w:r>
      <w:r w:rsidR="005D1D03">
        <w:rPr>
          <w:rFonts w:ascii="Helvetica" w:hAnsi="Helvetica"/>
        </w:rPr>
        <w:t xml:space="preserve">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E39D1">
        <w:rPr>
          <w:rFonts w:ascii="Helvetica" w:hAnsi="Helvetica"/>
        </w:rPr>
        <w:instrText xml:space="preserve"> ADDIN ZOTERO_ITEM CSL_CITATION {"citationID":"1ayQUGvO","properties":{"formattedCitation":"[35]","plainCitation":"[35]","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906D8D">
        <w:rPr>
          <w:rFonts w:ascii="Helvetica" w:hAnsi="Helvetica"/>
        </w:rPr>
        <w:t>[35]</w:t>
      </w:r>
      <w:r w:rsidR="001E22CA">
        <w:rPr>
          <w:rFonts w:ascii="Helvetica" w:hAnsi="Helvetica"/>
        </w:rPr>
        <w:fldChar w:fldCharType="end"/>
      </w:r>
      <w:r w:rsidR="001E22CA">
        <w:rPr>
          <w:rFonts w:ascii="Helvetica" w:hAnsi="Helvetica"/>
        </w:rPr>
        <w:t xml:space="preserve">, this third sample fell in-between what we consider </w:t>
      </w:r>
      <w:r w:rsidR="00D22F2F">
        <w:rPr>
          <w:rFonts w:ascii="Helvetica" w:hAnsi="Helvetica"/>
        </w:rPr>
        <w:t>“</w:t>
      </w:r>
      <w:r w:rsidR="001E22CA">
        <w:rPr>
          <w:rFonts w:ascii="Helvetica" w:hAnsi="Helvetica"/>
        </w:rPr>
        <w:t>base</w:t>
      </w:r>
      <w:r w:rsidR="00D22F2F">
        <w:rPr>
          <w:rFonts w:ascii="Helvetica" w:hAnsi="Helvetica"/>
        </w:rPr>
        <w:t>”</w:t>
      </w:r>
      <w:r w:rsidR="001E22CA">
        <w:rPr>
          <w:rFonts w:ascii="Helvetica" w:hAnsi="Helvetica"/>
        </w:rPr>
        <w:t xml:space="preserve"> sodium and </w:t>
      </w:r>
      <w:r w:rsidR="00D22F2F">
        <w:rPr>
          <w:rFonts w:ascii="Helvetica" w:hAnsi="Helvetica"/>
        </w:rPr>
        <w:t>“</w:t>
      </w:r>
      <w:r w:rsidR="001E22CA">
        <w:rPr>
          <w:rFonts w:ascii="Helvetica" w:hAnsi="Helvetica"/>
        </w:rPr>
        <w:t>high</w:t>
      </w:r>
      <w:r w:rsidR="00D22F2F">
        <w:rPr>
          <w:rFonts w:ascii="Helvetica" w:hAnsi="Helvetica"/>
        </w:rPr>
        <w:t>”</w:t>
      </w:r>
      <w:r w:rsidR="001E22CA">
        <w:rPr>
          <w:rFonts w:ascii="Helvetica" w:hAnsi="Helvetica"/>
        </w:rPr>
        <w:t xml:space="preserve">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E39D1">
        <w:rPr>
          <w:rFonts w:ascii="Helvetica" w:hAnsi="Helvetica"/>
        </w:rPr>
        <w:instrText xml:space="preserve"> ADDIN ZOTERO_ITEM CSL_CITATION {"citationID":"YlWo1y3R","properties":{"formattedCitation":"[35]","plainCitation":"[35]","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906D8D">
        <w:rPr>
          <w:rFonts w:ascii="Helvetica" w:hAnsi="Helvetica"/>
        </w:rPr>
        <w:t>[35]</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5BB5DFC2"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12"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 z</w:t>
      </w:r>
      <w:r w:rsidR="00D305A2">
        <w:rPr>
          <w:rFonts w:ascii="Helvetica" w:hAnsi="Helvetica"/>
        </w:rPr>
        <w:t>enodo</w:t>
      </w:r>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E39D1">
        <w:rPr>
          <w:rFonts w:ascii="Helvetica" w:hAnsi="Helvetica"/>
        </w:rPr>
        <w:instrText xml:space="preserve"> ADDIN ZOTERO_ITEM CSL_CITATION {"citationID":"gv3lFaPW","properties":{"formattedCitation":"[35,36]","plainCitation":"[35,36]","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LYPrkEGO/Abe1Uqid","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906D8D">
        <w:rPr>
          <w:rFonts w:ascii="Helvetica" w:hAnsi="Helvetica"/>
        </w:rPr>
        <w:t>[35,36]</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E39D1">
        <w:rPr>
          <w:rFonts w:ascii="Helvetica" w:hAnsi="Helvetica"/>
        </w:rPr>
        <w:instrText xml:space="preserve"> ADDIN ZOTERO_ITEM CSL_CITATION {"citationID":"jPQhfrNB","properties":{"formattedCitation":"[72]","plainCitation":"[72]","noteIndex":0},"citationItems":[{"id":"LYPrkEGO/85WbG71v","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653BFE">
        <w:rPr>
          <w:rFonts w:ascii="Helvetica" w:hAnsi="Helvetica"/>
        </w:rPr>
        <w:t>[72]</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E39D1">
        <w:rPr>
          <w:rFonts w:ascii="Helvetica" w:hAnsi="Helvetica"/>
        </w:rPr>
        <w:instrText xml:space="preserve"> ADDIN ZOTERO_ITEM CSL_CITATION {"citationID":"cvhwf0HZ","properties":{"formattedCitation":"[73]","plainCitation":"[73]","noteIndex":0},"citationItems":[{"id":"LYPrkEGO/cAlwhT73","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653BFE">
        <w:rPr>
          <w:rFonts w:ascii="Helvetica" w:hAnsi="Helvetica"/>
        </w:rPr>
        <w:t>[73]</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lastRenderedPageBreak/>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bookmarkStart w:id="97" w:name="_GoBack"/>
      <w:bookmarkEnd w:id="97"/>
    </w:p>
    <w:p w14:paraId="64AF09F2" w14:textId="4FBF6DA7" w:rsidR="001370C5" w:rsidRPr="00785E0B" w:rsidRDefault="00153A99" w:rsidP="001E1693">
      <w:pPr>
        <w:keepNext/>
        <w:keepLines/>
        <w:spacing w:before="200" w:line="360" w:lineRule="auto"/>
        <w:outlineLvl w:val="1"/>
        <w:rPr>
          <w:rFonts w:ascii="Helvetica" w:hAnsi="Helvetica"/>
        </w:rPr>
      </w:pPr>
      <w:r w:rsidRPr="00AE7326">
        <w:rPr>
          <w:rFonts w:ascii="Helvetica" w:eastAsia="MS Gothic" w:hAnsi="Helvetica"/>
          <w:b/>
          <w:bCs/>
          <w:sz w:val="36"/>
          <w:szCs w:val="36"/>
        </w:rPr>
        <w:t>References</w:t>
      </w:r>
    </w:p>
    <w:p w14:paraId="5E167084" w14:textId="77777777" w:rsidR="00F0022E" w:rsidRPr="00F0022E" w:rsidRDefault="001E1693" w:rsidP="00F0022E">
      <w:pPr>
        <w:pStyle w:val="Bibliography"/>
      </w:pPr>
      <w:r w:rsidRPr="00785E0B">
        <w:fldChar w:fldCharType="begin"/>
      </w:r>
      <w:r w:rsidR="00F0022E">
        <w:instrText xml:space="preserve"> ADDIN ZOTERO_BIBL {"uncited":[],"omitted":[],"custom":[[["http://zotero.org/users/local/WXskNUvk/items/LK4FCEUQ"],"1. \\tab{}Halpern BS, Walbridge S, Selkoe KA, Kappel CV, Micheli F, D\\uc0\\u8217{}Agrosa C, {\\i{}et al.} A global map of human impact on marine ecosystems. Science. 2008;319: 948\\uc0\\u8211{}952. doi:10.1126/science.1149345"],[["http://zotero.org/users/local/WXskNUvk/items/89Y2EAPQ"],"9. \\tab{}Hemme CL, Deng Y, Gentry TJ, Fields MW, Wu L, Barua S, {\\i{}et al.} Metagenomic insights into evolution of a heavy metal-contaminated groundwater microbial community. ISME J. 2010;4: 660\\uc0\\u8211{}672. doi:10.1038/ismej.2009.154"],[["http://zotero.org/users/local/WXskNUvk/items/YSR2DX9S"],"8. \\tab{}Flynn TM, Sanford RA, Ryu H, Bethke CM, Levine AD, Ashbolt NJ, {\\i{}et al.} Functional microbial diversity explains groundwater chemistry in a pristine aquifer. BMC Microbiol. 2013;13: 146. doi:10.1186/1471-2180-13-146"],[["http://zotero.org/users/local/WXskNUvk/items/HML9G8LF"],"16. \\tab{}Ramaswamy S, Tamayo P, Rifkin R, Mukherjee S, Yeang C-H, Angelo M, {\\i{}et al.} Multiclass cancer diagnosis using tumor gene expression signatures. Proc Natl Acad Sci. 2001;98: 15149\\uc0\\u8211{}15154. doi:10.1073/pnas.211566398"],[["http://zotero.org/users/local/WXskNUvk/items/RJXKA2VY"],"25. \\tab{}Faith JJ, Hayete B, Thaden JT, Mogno I, Wierzbowski J, Cottarel G, {\\i{}et al.} Large-scale mapping and validation of {\\i{}Escherichia coli} transcriptional regulation from a compendium of expression profiles. PLoS Biol. 2007;5: e8. doi:10.1371/journal.pbio.0050008"],[["http://zotero.org/users/local/WXskNUvk/items/QE6DKTBL"],"23. \\tab{}Bonneau R, Reiss DJ, Shannon P, Facciotti M, Hood L, Baliga NS, {\\i{}et al.} The Inferelator: an algorithm for learning parsimonious regulatory networks from systems-biology data sets {\\i{}de novo}. Genome Biol. 2006;7: R36. doi:10.1186/gb-2006-7-5-r36"],[["http://zotero.org/users/local/WXskNUvk/items/K4YRUYKT"],"26. \\tab{}Bonneau R, Facciotti MT, Reiss DJ, Schmid AK, Pan M, Kaur A, {\\i{}et al.} A predictive model for transcriptional control of physiology in a free living cell. Cell. 2007;131: 1354\\uc0\\u8211{}1365. doi:10.1016/j.cell.2007.10.053"],[["http://zotero.org/users/local/WXskNUvk/items/AGMSE7W3"],"28. \\tab{}Carrera J, Estrela R, Luo J, Rai N, Tsoukalas A, Tagkopoulos I. An integrative, multi-scale, genome-wide model reveals the phenotypic landscape of {\\i{}Escherichia coli.} Mol Syst Biol. 2014;10: 735\\uc0\\u8211{}735. doi:10.15252/msb.20145108"],[["http://zotero.org/users/local/WXskNUvk/items/SDNZJ3HR"],"33. \\tab{}Airoldi EM, Huttenhower C, Gresham D, Lu C, Caudy AA, Dunham MJ, {\\i{}et al.} Predicting cellular growth from gene expression signatures. PLoS Comput Biol. 2009;5: e1000257. doi:10.1371/journal.pcbi.1000257"],[["http://zotero.org/users/local/WXskNUvk/items/QFUHNSKZ"],"29. \\tab{}Machado D, Herrg\\uc0\\u229{}rd M. Systematic evaluation of methods for integration of transcriptomic data into constraint-based models of metabolism. PLoS Comput Biol. 2014;10: e1003580. doi:10.1371/journal.pcbi.1003580"],[["http://zotero.org/users/local/WXskNUvk/items/QBGWIEFY"],"4. \\tab{}Bereza-Malcolm LT, Mann G, Franks AE. Environmental sensing of heavy metals through whole cell microbial biosensors: A synthetic biology approach. ACS Synth Biol. 2015;4: 535\\uc0\\u8211{}546. doi:10.1021/sb500286r"],[["http://zotero.org/users/local/WXskNUvk/items/D992S6F7"],"61. \\tab{}Hand DJ, Till RJ. A simple generalisation of the Area Under the ROC Curve for multiple class classification problems. Mach Learn. 2001;45: 171\\uc0\\u8211{}186."],[["http://zotero.org/users/local/FOPKHRFW/items/T88GQ7PK"],"3. \\tab{}Slomovic S, Pardee K, Collins JJ. Synthetic biology devices for {\\i{}in vitro} and {\\i{}in vivo} diagnostics. Proc Natl Acad Sci. 2015;112: 14429\\uc0\\u8211{}14435. doi:10.1073/pnas.1508521112"],[["http://zotero.org/users/local/FOPKHRFW/items/7WZIZGM4"],"6. \\tab{}He Z, Zhang P, Wu L, Rocha AM, Tu Q, Shi Z, {\\i{}et al.} Microbial functional gene diversity predicts groundwater contamination and ecosystem functioning. mBio. 2018;9: e02435-17. doi:10.1128/mBio.02435-17"],[["http://zotero.org/users/local/FOPKHRFW/items/Z2RI8E4F"],"11. \\tab{}Mitchell A, Romano GH, Groisman B, Yona A, Dekel E, Kupiec M, {\\i{}et al.} Adaptive prediction of environmental changes by microorganisms. Nature. 2009;460: 220\\uc0\\u8211{}224. doi:10.1038/nature08112"],[["http://zotero.org/users/local/FOPKHRFW/items/VDZR7H8C"],"12. \\tab{}Schmidt A, Kochanowski K, Vedelaar S, Ahrn\\uc0\\u233{} E, Volkmer B, Callipo L, {\\i{}et al.} The quantitative and condition-dependent {\\i{}Escherichia coli} proteome. Nat Biotechnol. 2016;34: 104\\uc0\\u8211{}110. doi:10.1038/nbt.3418"],[["http://zotero.org/users/local/FOPKHRFW/items/FJANZRZX"],"13. \\tab{}Kim M, Rai N, Zorraquino V, Tagkopoulos I. Multi-omics integration accurately predicts cellular state in unexplored conditions for {\\i{}Escherichia coli.} Nat Commun. 2016;7. doi:10.1038/ncomms13090"],[["http://zotero.org/users/local/FOPKHRFW/items/4CXWWNUI"],"14. \\tab{}Leek JT, Scharpf RB, Bravo HC, Simcha D, Langmead B, Johnson WE, {\\i{}et al.} Tackling the widespread and critical impact of batch effects in high-throughput data. Nat Rev Genet. 2010;11. doi:10.1038/nrg2825"],[["http://zotero.org/users/local/FOPKHRFW/items/AQVQ93PB"],"15. \\tab{}Scharpf RB, Ruczinski I, Carvalho B, Doan B, Chakravarti A, Irizarry RA. A multilevel model to address batch effects in copy number estimation using SNP arrays. Biostatistics. 2011;12: 33\\uc0\\u8211{}50. doi:10.1093/biostatistics/kxq043"],[["http://zotero.org/users/local/FOPKHRFW/items/KBIMHPIP"],"30. \\tab{}Brandes A, Lun DS, Ip K, Zucker J, Colijn C, Weiner B, {\\i{}et al.} Inferring carbon sources from gene expression profiles using metabolic flux models. PLoS One. 2012;7: e36947. doi:10.1371/journal.pone.0036947"],[["http://zotero.org/users/local/FOPKHRFW/items/3Z9S497P"],"31. \\tab{}Sridhara V, Meyer AG, Rai P, Barrick JE, Ravikumar P, Segr\\uc0\\u232{} D, {\\i{}et al.} Predicting growth conditions from internal metabolic fluxes in an {\\i{}in-silico} model of {\\i{}E. coli.} PLoS One. 2014;9: e114608. doi:10.1371/journal.pone.0114608"],[["http://zotero.org/users/local/FOPKHRFW/items/WXV5M37V"],"32. \\tab{}Hui S, Silverman JM, Chen SS, Erickson DW, Basan M, Wang J, {\\i{}et al.} Quantitative proteomic analysis reveals a simple strategy of global resource allocation in bacteria. Mol Syst Biol. 2015;11: 784. doi:10.15252/msb.20145697"],[["http://zotero.org/users/local/FOPKHRFW/items/J83DA4N5"],"35. \\tab{}Caglar MU, Houser JR, Barnhart CS, Boutz DR, Carroll SM, Dasgupta A, {\\i{}et al.} The{\\i{} E. coli} molecular phenotype under different growth conditions. Sci Rep. 2017;7: 45303. doi:10.1038/srep45303"],[["http://zotero.org/users/local/FOPKHRFW/items/MV3KWPUV"],"36. \\tab{}Houser JR, Barnhart C, Boutz DR, Carroll SM, Dasgupta A, Michener JK, {\\i{}et al.} Controlled measurement and comparative analysis of cellular components in {\\i{}E . coli} reveals broad regulatory changes in response to glucose starvation. PLoS Comput Biol. 2015;11: e1004400. doi:10.1371/journal.pcbi.1004400"],[["http://zotero.org/users/local/FOPKHRFW/items/CDBUGRU2"],"37. \\tab{}Wilmes A, Limonciel A, Aschauer L, Moenks K, Bielow C, Leonard MO, {\\i{}et al.} Application of integrated transcriptomic, proteomic and metabolomic profiling for the delineation of mechanisms of drug induced cell stress. J Proteomics. 2013;79: 180\\uc0\\u8211{}194. doi:10.1016/j.jprot.2012.11.022"],[["http://zotero.org/users/local/FOPKHRFW/items/2AFWVN2T"],"39. \\tab{}Nie L, Wu G, Culley DE, Scholten JCM, Zhang W. Integrative analysis of transcriptomic and proteomic data: challenges, solutions and applications. Crit Rev Biotechnol. 2007;27: 63\\uc0\\u8211{}75. doi:10.1080/07388550701334212"],[["http://zotero.org/users/local/FOPKHRFW/items/ABPMIMT2"],"40. \\tab{}Zhang W, Li F, Nie L. Integrating multiple \\uc0\\u8220{}omics\\uc0\\u8221{} analysis for microbial biology: application and methodologies. Microbiology. 2010;156: 287\\uc0\\u8211{}301. doi:10.1099/mic.0.034793-0"],[["http://zotero.org/users/local/FOPKHRFW/items/IUD6BP56"],"41. \\tab{}Oliveira AP, Sauer U. The importance of post-translational modifications in regulating {\\i{}Saccharomyces cerevisiae} metabolism. FEMS Yeast Res. 2012;12: 104\\uc0\\u8211{}117. doi:10.1111/j.1567-1364.2011.00765.x"],[["http://zotero.org/users/local/FOPKHRFW/items/Z6SGDZSS"],"43.\\uc0\\u160{} Kolter R, Siegele DA, Tormo A. The stationary phase of the bacterial life cycle. Annu Rev Microbiol. 1993;47: 855\\uc0\\u8211{}874. doi:10.1146/annurev.mi.47.100193.004231"],[["http://zotero.org/users/local/FOPKHRFW/items/QCCAZHX9"],"45. \\tab{}Keren L, van Dijk D, Weingarten-Gabbay S, Davidi D, Jona G, Weinberger A, {\\i{}et al.} Noise in gene expression is coupled to growth rate. Genome Res. 2015; gr.191635.115. doi:10.1101/gr.191635.115"],[["http://zotero.org/users/local/FOPKHRFW/items/NNAV59PP"],"46. \\tab{}Bar-Even A, Paulsson J, Maheshri N, Carmi M, O\\uc0\\u8217{}Shea E, Pilpel Y, {\\i{}et al.} Noise in protein expression scales with natural protein abundance. Nat Genet. 2006;38: 636\\uc0\\u8211{}643. doi:10.1038/ng1807"],[["http://zotero.org/users/local/FOPKHRFW/items/M9T7S6JV"],"47. \\tab{}Taniguchi Y, Choi PJ, Li G-W, Chen H, Babu M, Hearn J, {\\i{}et al.} Quantifying {\\i{}E. coli} proteome and transcriptome with single-molecule sensitivity in single cells. Science. 2010;329: 533\\uc0\\u8211{}538. doi:10.1126/science.1188308"],[["http://zotero.org/users/local/FOPKHRFW/items/7SE88TVM"],"48. \\tab{}Milo R, Jorgensen P, Moran U, Weber G, Springer M. BioNumbers\\uc0\\u8212{}the database of key numbers in molecular and cell biology. Nucleic Acids Res. 2010;38:D750-D753. doi:10.1093/nar/gkp889"],[["http://zotero.org/users/local/FOPKHRFW/items/HZ4UKT6I"],"49. \\tab{}Mart\\uc0\\u237{}nez-G\\uc0\\u243{}mez K, Flores N, Casta\\uc0\\u241{}eda HM, Mart\\uc0\\u237{}nez-Batallar G, Hern\\uc0\\u225{}ndez-Ch\\uc0\\u225{}vez G, Ram\\uc0\\u237{}rez OT, {\\i{}et al.} New insights into {\\i{}Escherichia coli} metabolism: carbon scavenging, acetate metabolism and carbon recycling responses during growth on glycerol. Microb Cell Factories. 2012;11: 46. doi:10.1186/1475-2859-11-46"],[["http://zotero.org/users/local/FOPKHRFW/items/8F7VVXGS"],"50. \\tab{}Perrenoud A, Sauer U. Impact of global transcriptional regulation by ArcA, ArcB, Cra, Crp, Cya, Fnr, and Mlc on glucose catabolism in {\\i{}Escherichia coli}. J Bacteriol. 2005;187: 3171\\uc0\\u8211{}3179. doi:10.1128/JB.187.9.3171-3179.2005"],[["http://zotero.org/users/local/FOPKHRFW/items/DKQVQKQX"],"51. \\tab{}Kumar R, Shimizu K. Transcriptional regulation of main metabolic pathways of cyoA, cydB, fnr, and fur gene knockout {\\i{}Escherichia coli} in C-limited and N-limited aerobic continuous cultures. Microb Cell Factories. 2011;10: 3. doi:10.1186/1475-2859-10-3"],[["http://zotero.org/users/local/FOPKHRFW/items/AZV3SKMU"],"52. \\tab{}Soufi B, Krug K, Harst A, Macek B. Characterization of the {\\i{}E. coli} proteome and its modifications during growth and ethanol stress. Front Microbiol. 2015;6: 103. doi:10.3389/fmicb.2015.00103"],[["http://zotero.org/users/local/FOPKHRFW/items/I3B8J39R"],"53. \\tab{}Lewis NE, Cho B-K, Knight EM, Palsson BO. Gene expression profiling and the use of genome-scale {\\i{}in silico} models of {\\i{}Escherichia coli} for analysis: providing context for content. J Bacteriol. 2009;191: 3437\\uc0\\u8211{}3444. doi:10.1128/JB.00034-09"],[["http://zotero.org/users/local/FOPKHRFW/items/2C65XS8K"],"54. \\tab{}Yoon SH, Han M-J, Jeong H, Lee CH, Xia X-X, Lee D-H, et al. Comparative multi-omics systems analysis of {\\i{}Escherichia coli} strains B and K-12. Genome Biol. 2012;13: R37. doi:10.1186/gb-2012-13-5-r37"],[["http://zotero.org/users/local/FOPKHRFW/items/G9DUIDW8"],"55. \\tab{}Batista GEAPA, Prati RC, Monard MC. A study of the behavior of several methods for balancing machine learning training data. ACM SIGKDD Explor Newsl. 2004;6: 20\\uc0\\u8211{}29. doi:10.1145/1007730.1007735"],[["http://zotero.org/users/local/FOPKHRFW/items/56J93WC6"],"56. \\tab{}Chawla NV. Data mining for imbalanced datasets: An overview. In: Data Mining and Knowledge Discovery Handbook. Springer US; 2005. pp. 853\\uc0\\u8211{}867. doi:10.1007/0-387-25465-X_40"],[["http://zotero.org/users/local/FOPKHRFW/items/DUCE7A72"],"57. \\tab{}He H, Garcia EA. Learning from imbalanced data. IEEE Trans Knowl Data Eng. 2009;21: 1263\\uc0\\u8211{}1284. doi:10.1109/TKDE.2008.239"],[["http://zotero.org/users/local/FOPKHRFW/items/MFZZJWP2"],"58. \\tab{}Huang Y-M, Du S-X. Weighted support vector machine for classification with uneven training class sizes. 2005 International Conference on Machine Learning and Cybernetics. 2005;7:4365-4369 doi:10.1109/ICMLC.2005.1527706"],[["http://zotero.org/users/local/FOPKHRFW/items/4HDKICEE"],"60. \\tab{}Yang Y. An evaluation of statistical approaches to text categorization. Inf Retr. 1999;1: 69\\uc0\\u8211{}90. doi:10.1023/A:1009982220290"],[["http://zotero.org/users/local/FOPKHRFW/items/DEP396M5"],"64. \\tab{}Differential analysis of count data \\uc0\\u8211{} the DESeq2 package [Internet]. 27 Jun 2016 [cited 12 Apr 2016]. Available: http://www.bioconductor.org/packages//2.13/bioc/vignettes/DESeq2/inst/doc/DESeq2.pdf"],[["http://zotero.org/users/local/FOPKHRFW/items/GZ665326"],"68. \\tab{}Meyer D, Wien TU. Support Vector Machines. The interface to libsvm in package e1071. Online-Documentation of the package e1071 for \\uc0\\u8220{}R. 2001."],[["http://zotero.org/users/local/FOPKHRFW/items/44NHM643"],"69. \\tab{}Liaw A, Wiener M. Classification and regression by randomForest. R News. 2002;2: 18\\uc0\\u8211{}22."],[["http://zotero.org/users/local/FOPKHRFW/items/24D8IIIK"],"70. \\tab{}Chang C-C, Lin C-J. LIBSVM: a library for support vector machines. ACM Trans Intell Syst Technol. 2011;2: 27:1\\uc0\\u8211{}27:27. doi:10.1145/1961189.1961199"],[["http://zotero.org/users/local/FOPKHRFW/items/87RMV2D7"],"71. \\tab{}Ghamrawi N, McCallum A. Collective multi-label classification. Proceedings of the 14th ACM International Conference on Information and Knowledge Management. 2005;195\\uc0\\u8211{}200. doi:10.1145/1099554.1099591"],[["http://zotero.org/users/local/FOPKHRFW/items/7SCCKCFW"],"72. \\tab{}Barrett T, Wilhite SE, Ledoux P, Evangelista C, Kim IF, Tomashevsky M, {\\i{}et al.} NCBI GEO: archive for functional genomics data sets\\uc0\\u8212{}update. Nucleic Acids Res. 2013;41: D991\\uc0\\u8211{}D995. doi:10.1093/nar/gks1193"],[["http://zotero.org/users/local/FOPKHRFW/items/M8FGL4RS"],"73. \\tab{}Vizca\\uc0\\u237{}no JA, Deutsch EW, Wang R, Csordas A, Reisinger F, R\\uc0\\u237{}os D, {\\i{}et al.} ProteomeXchange provides globally coordinated proteomics data submission and dissemination. Nature Biotechnol. 2014;32:223-226. doi:10.1038/nbt.2839"]]} CSL_BIBLIOGRAPHY </w:instrText>
      </w:r>
      <w:r w:rsidRPr="00785E0B">
        <w:fldChar w:fldCharType="separate"/>
      </w:r>
      <w:r w:rsidR="00F0022E" w:rsidRPr="00F0022E">
        <w:t xml:space="preserve">1. </w:t>
      </w:r>
      <w:r w:rsidR="00F0022E" w:rsidRPr="00F0022E">
        <w:tab/>
        <w:t xml:space="preserve">Halpern BS, Walbridge S, Selkoe KA, Kappel CV, Micheli F, D’Agrosa C, </w:t>
      </w:r>
      <w:r w:rsidR="00F0022E" w:rsidRPr="00F0022E">
        <w:rPr>
          <w:i/>
          <w:iCs/>
        </w:rPr>
        <w:t>et al.</w:t>
      </w:r>
      <w:r w:rsidR="00F0022E" w:rsidRPr="00F0022E">
        <w:t xml:space="preserve"> A global map of human impact on marine ecosystems. Science. 2008;319: 948–952. doi:10.1126/science.1149345</w:t>
      </w:r>
    </w:p>
    <w:p w14:paraId="1DE76593" w14:textId="77777777" w:rsidR="00F0022E" w:rsidRPr="00F0022E" w:rsidRDefault="00F0022E" w:rsidP="00F0022E">
      <w:pPr>
        <w:pStyle w:val="Bibliography"/>
      </w:pPr>
      <w:r w:rsidRPr="00F0022E">
        <w:t xml:space="preserve">2. </w:t>
      </w:r>
      <w:r w:rsidRPr="00F0022E">
        <w:tab/>
        <w:t>Sahney S, Benton MJ, Ferry PA. Links between global taxonomic diversity, ecological diversity and the expansion of vertebrates on land. Biol Lett. 2010;6: 544–547. doi:10.1098/rsbl.2009.1024</w:t>
      </w:r>
    </w:p>
    <w:p w14:paraId="51308846" w14:textId="77777777" w:rsidR="00F0022E" w:rsidRPr="00F0022E" w:rsidRDefault="00F0022E" w:rsidP="00F0022E">
      <w:pPr>
        <w:pStyle w:val="Bibliography"/>
      </w:pPr>
      <w:r w:rsidRPr="00F0022E">
        <w:t xml:space="preserve">3. </w:t>
      </w:r>
      <w:r w:rsidRPr="00F0022E">
        <w:tab/>
        <w:t xml:space="preserve">Slomovic S, Pardee K, Collins JJ. Synthetic biology devices for </w:t>
      </w:r>
      <w:r w:rsidRPr="00F0022E">
        <w:rPr>
          <w:i/>
          <w:iCs/>
        </w:rPr>
        <w:t>in vitro</w:t>
      </w:r>
      <w:r w:rsidRPr="00F0022E">
        <w:t xml:space="preserve"> and </w:t>
      </w:r>
      <w:r w:rsidRPr="00F0022E">
        <w:rPr>
          <w:i/>
          <w:iCs/>
        </w:rPr>
        <w:t>in vivo</w:t>
      </w:r>
      <w:r w:rsidRPr="00F0022E">
        <w:t xml:space="preserve"> diagnostics. Proc Natl Acad Sci. 2015;112: 14429–14435. doi:10.1073/pnas.1508521112</w:t>
      </w:r>
    </w:p>
    <w:p w14:paraId="4DE8D765" w14:textId="77777777" w:rsidR="00F0022E" w:rsidRPr="00F0022E" w:rsidRDefault="00F0022E" w:rsidP="00F0022E">
      <w:pPr>
        <w:pStyle w:val="Bibliography"/>
      </w:pPr>
      <w:r w:rsidRPr="00F0022E">
        <w:t xml:space="preserve">4. </w:t>
      </w:r>
      <w:r w:rsidRPr="00F0022E">
        <w:tab/>
        <w:t>Bereza-Malcolm LT, Mann G, Franks AE. Environmental sensing of heavy metals through whole cell microbial biosensors: A synthetic biology approach. ACS Synth Biol. 2015;4: 535–546. doi:10.1021/sb500286r</w:t>
      </w:r>
    </w:p>
    <w:p w14:paraId="789C2218" w14:textId="77777777" w:rsidR="00F0022E" w:rsidRPr="00F0022E" w:rsidRDefault="00F0022E" w:rsidP="00F0022E">
      <w:pPr>
        <w:pStyle w:val="Bibliography"/>
      </w:pPr>
      <w:r w:rsidRPr="00F0022E">
        <w:t xml:space="preserve">5. </w:t>
      </w:r>
      <w:r w:rsidRPr="00F0022E">
        <w:tab/>
        <w:t>Roggo C, van der Meer JR. Miniaturized and integrated whole cell living bacterial sensors in field applicable autonomous devices. Curr Opin Biotechnol. 2017;45: 24–33. doi:10.1016/j.copbio.2016.11.023</w:t>
      </w:r>
    </w:p>
    <w:p w14:paraId="18D4DBD9" w14:textId="77777777" w:rsidR="00F0022E" w:rsidRPr="00F0022E" w:rsidRDefault="00F0022E" w:rsidP="00F0022E">
      <w:pPr>
        <w:pStyle w:val="Bibliography"/>
      </w:pPr>
      <w:r w:rsidRPr="00F0022E">
        <w:t xml:space="preserve">6. </w:t>
      </w:r>
      <w:r w:rsidRPr="00F0022E">
        <w:tab/>
        <w:t xml:space="preserve">He Z, Zhang P, Wu L, Rocha AM, Tu Q, Shi Z, </w:t>
      </w:r>
      <w:r w:rsidRPr="00F0022E">
        <w:rPr>
          <w:i/>
          <w:iCs/>
        </w:rPr>
        <w:t>et al.</w:t>
      </w:r>
      <w:r w:rsidRPr="00F0022E">
        <w:t xml:space="preserve"> Microbial functional gene diversity predicts groundwater contamination and ecosystem functioning. mBio. 2018;9: e02435-17. doi:10.1128/mBio.02435-17</w:t>
      </w:r>
    </w:p>
    <w:p w14:paraId="3902C150" w14:textId="77777777" w:rsidR="00F0022E" w:rsidRPr="00F0022E" w:rsidRDefault="00F0022E" w:rsidP="00F0022E">
      <w:pPr>
        <w:pStyle w:val="Bibliography"/>
      </w:pPr>
      <w:r w:rsidRPr="00F0022E">
        <w:t xml:space="preserve">7. </w:t>
      </w:r>
      <w:r w:rsidRPr="00F0022E">
        <w:tab/>
        <w:t>Poisot T, Kéfi S, Morand S, Stanko M, Marquet PA, Hochberg ME. A continuum of specialists and generalists in empirical communities. PloS One. 2015;10: e0114674. doi:10.1371/journal.pone.0114674</w:t>
      </w:r>
    </w:p>
    <w:p w14:paraId="39BEFDB8" w14:textId="77777777" w:rsidR="00F0022E" w:rsidRPr="00F0022E" w:rsidRDefault="00F0022E" w:rsidP="00F0022E">
      <w:pPr>
        <w:pStyle w:val="Bibliography"/>
      </w:pPr>
      <w:r w:rsidRPr="00F0022E">
        <w:t xml:space="preserve">8. </w:t>
      </w:r>
      <w:r w:rsidRPr="00F0022E">
        <w:tab/>
        <w:t xml:space="preserve">Flynn TM, Sanford RA, Ryu H, Bethke CM, Levine AD, Ashbolt NJ, </w:t>
      </w:r>
      <w:r w:rsidRPr="00F0022E">
        <w:rPr>
          <w:i/>
          <w:iCs/>
        </w:rPr>
        <w:t>et al.</w:t>
      </w:r>
      <w:r w:rsidRPr="00F0022E">
        <w:t xml:space="preserve"> Functional microbial diversity explains groundwater chemistry in a pristine aquifer. BMC Microbiol. 2013;13: 146. doi:10.1186/1471-2180-13-146</w:t>
      </w:r>
    </w:p>
    <w:p w14:paraId="6F1845A5" w14:textId="77777777" w:rsidR="00F0022E" w:rsidRPr="00F0022E" w:rsidRDefault="00F0022E" w:rsidP="00F0022E">
      <w:pPr>
        <w:pStyle w:val="Bibliography"/>
      </w:pPr>
      <w:r w:rsidRPr="00F0022E">
        <w:t xml:space="preserve">9. </w:t>
      </w:r>
      <w:r w:rsidRPr="00F0022E">
        <w:tab/>
        <w:t xml:space="preserve">Hemme CL, Deng Y, Gentry TJ, Fields MW, Wu L, Barua S, </w:t>
      </w:r>
      <w:r w:rsidRPr="00F0022E">
        <w:rPr>
          <w:i/>
          <w:iCs/>
        </w:rPr>
        <w:t>et al.</w:t>
      </w:r>
      <w:r w:rsidRPr="00F0022E">
        <w:t xml:space="preserve"> Metagenomic insights into evolution of a heavy metal-contaminated groundwater microbial community. ISME J. 2010;4: 660–672. doi:10.1038/ismej.2009.154</w:t>
      </w:r>
    </w:p>
    <w:p w14:paraId="1134C7ED" w14:textId="77777777" w:rsidR="00F0022E" w:rsidRPr="00F0022E" w:rsidRDefault="00F0022E" w:rsidP="00F0022E">
      <w:pPr>
        <w:pStyle w:val="Bibliography"/>
      </w:pPr>
      <w:r w:rsidRPr="00F0022E">
        <w:t xml:space="preserve">10. </w:t>
      </w:r>
      <w:r w:rsidRPr="00F0022E">
        <w:tab/>
        <w:t>Sriswasdi S, Yang C, Iwasaki W. Generalist species drive microbial dispersion and evolution. Nat Commun. 2017;8: 1162. doi:10.1038/s41467-017-01265-1</w:t>
      </w:r>
    </w:p>
    <w:p w14:paraId="30E681AD" w14:textId="77777777" w:rsidR="00F0022E" w:rsidRPr="00F0022E" w:rsidRDefault="00F0022E" w:rsidP="00F0022E">
      <w:pPr>
        <w:pStyle w:val="Bibliography"/>
      </w:pPr>
      <w:r w:rsidRPr="00F0022E">
        <w:lastRenderedPageBreak/>
        <w:t xml:space="preserve">11. </w:t>
      </w:r>
      <w:r w:rsidRPr="00F0022E">
        <w:tab/>
        <w:t xml:space="preserve">Mitchell A, Romano GH, Groisman B, Yona A, Dekel E, Kupiec M, </w:t>
      </w:r>
      <w:r w:rsidRPr="00F0022E">
        <w:rPr>
          <w:i/>
          <w:iCs/>
        </w:rPr>
        <w:t>et al.</w:t>
      </w:r>
      <w:r w:rsidRPr="00F0022E">
        <w:t xml:space="preserve"> Adaptive prediction of environmental changes by microorganisms. Nature. 2009;460: 220–224. doi:10.1038/nature08112</w:t>
      </w:r>
    </w:p>
    <w:p w14:paraId="160994A1" w14:textId="77777777" w:rsidR="00F0022E" w:rsidRPr="00F0022E" w:rsidRDefault="00F0022E" w:rsidP="00F0022E">
      <w:pPr>
        <w:pStyle w:val="Bibliography"/>
      </w:pPr>
      <w:r w:rsidRPr="00F0022E">
        <w:t xml:space="preserve">12. </w:t>
      </w:r>
      <w:r w:rsidRPr="00F0022E">
        <w:tab/>
        <w:t xml:space="preserve">Schmidt A, Kochanowski K, Vedelaar S, Ahrné E, Volkmer B, Callipo L, </w:t>
      </w:r>
      <w:r w:rsidRPr="00F0022E">
        <w:rPr>
          <w:i/>
          <w:iCs/>
        </w:rPr>
        <w:t>et al.</w:t>
      </w:r>
      <w:r w:rsidRPr="00F0022E">
        <w:t xml:space="preserve"> The quantitative and condition-dependent </w:t>
      </w:r>
      <w:r w:rsidRPr="00F0022E">
        <w:rPr>
          <w:i/>
          <w:iCs/>
        </w:rPr>
        <w:t>Escherichia coli</w:t>
      </w:r>
      <w:r w:rsidRPr="00F0022E">
        <w:t xml:space="preserve"> proteome. Nat Biotechnol. 2016;34: 104–110. doi:10.1038/nbt.3418</w:t>
      </w:r>
    </w:p>
    <w:p w14:paraId="0897A29C" w14:textId="77777777" w:rsidR="00F0022E" w:rsidRPr="00F0022E" w:rsidRDefault="00F0022E" w:rsidP="00F0022E">
      <w:pPr>
        <w:pStyle w:val="Bibliography"/>
      </w:pPr>
      <w:r w:rsidRPr="00F0022E">
        <w:t xml:space="preserve">13. </w:t>
      </w:r>
      <w:r w:rsidRPr="00F0022E">
        <w:tab/>
        <w:t xml:space="preserve">Kim M, Rai N, Zorraquino V, Tagkopoulos I. Multi-omics integration accurately predicts cellular state in unexplored conditions for </w:t>
      </w:r>
      <w:r w:rsidRPr="00F0022E">
        <w:rPr>
          <w:i/>
          <w:iCs/>
        </w:rPr>
        <w:t>Escherichia coli.</w:t>
      </w:r>
      <w:r w:rsidRPr="00F0022E">
        <w:t xml:space="preserve"> Nat Commun. 2016;7. doi:10.1038/ncomms13090</w:t>
      </w:r>
    </w:p>
    <w:p w14:paraId="3C45DE0A" w14:textId="77777777" w:rsidR="00F0022E" w:rsidRPr="00F0022E" w:rsidRDefault="00F0022E" w:rsidP="00F0022E">
      <w:pPr>
        <w:pStyle w:val="Bibliography"/>
      </w:pPr>
      <w:r w:rsidRPr="00F0022E">
        <w:t xml:space="preserve">14. </w:t>
      </w:r>
      <w:r w:rsidRPr="00F0022E">
        <w:tab/>
        <w:t xml:space="preserve">Leek JT, Scharpf RB, Bravo HC, Simcha D, Langmead B, Johnson WE, </w:t>
      </w:r>
      <w:r w:rsidRPr="00F0022E">
        <w:rPr>
          <w:i/>
          <w:iCs/>
        </w:rPr>
        <w:t>et al.</w:t>
      </w:r>
      <w:r w:rsidRPr="00F0022E">
        <w:t xml:space="preserve"> Tackling the widespread and critical impact of batch effects in high-throughput data. Nat Rev Genet. 2010;11. doi:10.1038/nrg2825</w:t>
      </w:r>
    </w:p>
    <w:p w14:paraId="5F63F548" w14:textId="77777777" w:rsidR="00F0022E" w:rsidRPr="00F0022E" w:rsidRDefault="00F0022E" w:rsidP="00F0022E">
      <w:pPr>
        <w:pStyle w:val="Bibliography"/>
      </w:pPr>
      <w:r w:rsidRPr="00F0022E">
        <w:t xml:space="preserve">15. </w:t>
      </w:r>
      <w:r w:rsidRPr="00F0022E">
        <w:tab/>
        <w:t>Scharpf RB, Ruczinski I, Carvalho B, Doan B, Chakravarti A, Irizarry RA. A multilevel model to address batch effects in copy number estimation using SNP arrays. Biostatistics. 2011;12: 33–50. doi:10.1093/biostatistics/kxq043</w:t>
      </w:r>
    </w:p>
    <w:p w14:paraId="18C5A838" w14:textId="77777777" w:rsidR="00F0022E" w:rsidRPr="00F0022E" w:rsidRDefault="00F0022E" w:rsidP="00F0022E">
      <w:pPr>
        <w:pStyle w:val="Bibliography"/>
      </w:pPr>
      <w:r w:rsidRPr="00F0022E">
        <w:t xml:space="preserve">16. </w:t>
      </w:r>
      <w:r w:rsidRPr="00F0022E">
        <w:tab/>
        <w:t xml:space="preserve">Ramaswamy S, Tamayo P, Rifkin R, Mukherjee S, Yeang C-H, Angelo M, </w:t>
      </w:r>
      <w:r w:rsidRPr="00F0022E">
        <w:rPr>
          <w:i/>
          <w:iCs/>
        </w:rPr>
        <w:t>et al.</w:t>
      </w:r>
      <w:r w:rsidRPr="00F0022E">
        <w:t xml:space="preserve"> Multiclass cancer diagnosis using tumor gene expression signatures. Proc Natl Acad Sci. 2001;98: 15149–15154. doi:10.1073/pnas.211566398</w:t>
      </w:r>
    </w:p>
    <w:p w14:paraId="71D336BF" w14:textId="77777777" w:rsidR="00F0022E" w:rsidRPr="00F0022E" w:rsidRDefault="00F0022E" w:rsidP="00F0022E">
      <w:pPr>
        <w:pStyle w:val="Bibliography"/>
      </w:pPr>
      <w:r w:rsidRPr="00F0022E">
        <w:t xml:space="preserve">17. </w:t>
      </w:r>
      <w:r w:rsidRPr="00F0022E">
        <w:tab/>
        <w:t>Nguyen DV, Rocke DM. Multi-class cancer classification via partial least squares with gene expression profiles. Bioinformatics. 2002;18: 1216–1226. doi:10.1093/bioinformatics/18.9.1216</w:t>
      </w:r>
    </w:p>
    <w:p w14:paraId="4EE82563" w14:textId="77777777" w:rsidR="00F0022E" w:rsidRPr="00F0022E" w:rsidRDefault="00F0022E" w:rsidP="00F0022E">
      <w:pPr>
        <w:pStyle w:val="Bibliography"/>
      </w:pPr>
      <w:r w:rsidRPr="00F0022E">
        <w:t xml:space="preserve">18. </w:t>
      </w:r>
      <w:r w:rsidRPr="00F0022E">
        <w:tab/>
        <w:t>Nguyen DV, Rocke DM. Tumor classification by partial least squares using microarray gene expression data. Bioinformatics. 2002;18: 39–50. doi:10.1093/bioinformatics/18.1.39</w:t>
      </w:r>
    </w:p>
    <w:p w14:paraId="3AEF254D" w14:textId="77777777" w:rsidR="00F0022E" w:rsidRPr="00F0022E" w:rsidRDefault="00F0022E" w:rsidP="00F0022E">
      <w:pPr>
        <w:pStyle w:val="Bibliography"/>
      </w:pPr>
      <w:r w:rsidRPr="00F0022E">
        <w:t xml:space="preserve">19. </w:t>
      </w:r>
      <w:r w:rsidRPr="00F0022E">
        <w:tab/>
        <w:t>Lee Y, Lee C-K. Classification of multiple cancer types by multicategory support vector machines using gene expression data. Bioinformatics. 2003;19: 1132–1139. doi:10.1093/bioinformatics/btg102</w:t>
      </w:r>
    </w:p>
    <w:p w14:paraId="0376C8C1" w14:textId="77777777" w:rsidR="00F0022E" w:rsidRPr="00F0022E" w:rsidRDefault="00F0022E" w:rsidP="00F0022E">
      <w:pPr>
        <w:pStyle w:val="Bibliography"/>
      </w:pPr>
      <w:r w:rsidRPr="00F0022E">
        <w:t xml:space="preserve">20. </w:t>
      </w:r>
      <w:r w:rsidRPr="00F0022E">
        <w:tab/>
        <w:t>Furey TS, Cristianini N, Duffy N, Bednarski DW, Schummer M, Haussler D. Support vector machine classification and validation of cancer tissue samples using microarray expression data. Bioinformatics. 2000;16: 906–914. doi:10.1093/bioinformatics/16.10.906</w:t>
      </w:r>
    </w:p>
    <w:p w14:paraId="7F00360D" w14:textId="77777777" w:rsidR="00F0022E" w:rsidRPr="00F0022E" w:rsidRDefault="00F0022E" w:rsidP="00F0022E">
      <w:pPr>
        <w:pStyle w:val="Bibliography"/>
      </w:pPr>
      <w:r w:rsidRPr="00F0022E">
        <w:t xml:space="preserve">21. </w:t>
      </w:r>
      <w:r w:rsidRPr="00F0022E">
        <w:tab/>
        <w:t>Statnikov A, Aliferis CF, Tsamardinos I, Hardin D, Levy S. A comprehensive evaluation of multicategory classification methods for microarray gene expression cancer diagnosis. Bioinformatics. 2005;21: 631–643. doi:10.1093/bioinformatics/bti033</w:t>
      </w:r>
    </w:p>
    <w:p w14:paraId="46269BCA" w14:textId="77777777" w:rsidR="00F0022E" w:rsidRPr="00F0022E" w:rsidRDefault="00F0022E" w:rsidP="00F0022E">
      <w:pPr>
        <w:pStyle w:val="Bibliography"/>
      </w:pPr>
      <w:r w:rsidRPr="00F0022E">
        <w:t xml:space="preserve">22. </w:t>
      </w:r>
      <w:r w:rsidRPr="00F0022E">
        <w:tab/>
        <w:t>Statnikov A, Wang L, Aliferis CF. A comprehensive comparison of random forests and support vector machines for microarray-based cancer classification. BMC Bioinformatics. 2008;9: 319. doi:10.1186/1471-2105-9-319</w:t>
      </w:r>
    </w:p>
    <w:p w14:paraId="52337304" w14:textId="77777777" w:rsidR="00F0022E" w:rsidRPr="00F0022E" w:rsidRDefault="00F0022E" w:rsidP="00F0022E">
      <w:pPr>
        <w:pStyle w:val="Bibliography"/>
      </w:pPr>
      <w:r w:rsidRPr="00F0022E">
        <w:lastRenderedPageBreak/>
        <w:t xml:space="preserve">23. </w:t>
      </w:r>
      <w:r w:rsidRPr="00F0022E">
        <w:tab/>
        <w:t xml:space="preserve">Bonneau R, Reiss DJ, Shannon P, Facciotti M, Hood L, Baliga NS, </w:t>
      </w:r>
      <w:r w:rsidRPr="00F0022E">
        <w:rPr>
          <w:i/>
          <w:iCs/>
        </w:rPr>
        <w:t>et al.</w:t>
      </w:r>
      <w:r w:rsidRPr="00F0022E">
        <w:t xml:space="preserve"> The Inferelator: an algorithm for learning parsimonious regulatory networks from systems-biology data sets </w:t>
      </w:r>
      <w:r w:rsidRPr="00F0022E">
        <w:rPr>
          <w:i/>
          <w:iCs/>
        </w:rPr>
        <w:t>de novo</w:t>
      </w:r>
      <w:r w:rsidRPr="00F0022E">
        <w:t>. Genome Biol. 2006;7: R36. doi:10.1186/gb-2006-7-5-r36</w:t>
      </w:r>
    </w:p>
    <w:p w14:paraId="1AD04A1B" w14:textId="77777777" w:rsidR="00F0022E" w:rsidRPr="00F0022E" w:rsidRDefault="00F0022E" w:rsidP="00F0022E">
      <w:pPr>
        <w:pStyle w:val="Bibliography"/>
      </w:pPr>
      <w:r w:rsidRPr="00F0022E">
        <w:t xml:space="preserve">24. </w:t>
      </w:r>
      <w:r w:rsidRPr="00F0022E">
        <w:tab/>
        <w:t>Bansal M, Belcastro V, Ambesi-Impiombato A, di Bernardo D. How to infer gene networks from expression profiles. Mol Syst Biol. 2007;3. doi:10.1038/msb4100120</w:t>
      </w:r>
    </w:p>
    <w:p w14:paraId="43B7A5A1" w14:textId="77777777" w:rsidR="00F0022E" w:rsidRPr="00F0022E" w:rsidRDefault="00F0022E" w:rsidP="00F0022E">
      <w:pPr>
        <w:pStyle w:val="Bibliography"/>
      </w:pPr>
      <w:r w:rsidRPr="00F0022E">
        <w:t xml:space="preserve">25. </w:t>
      </w:r>
      <w:r w:rsidRPr="00F0022E">
        <w:tab/>
        <w:t xml:space="preserve">Faith JJ, Hayete B, Thaden JT, Mogno I, Wierzbowski J, Cottarel G, </w:t>
      </w:r>
      <w:r w:rsidRPr="00F0022E">
        <w:rPr>
          <w:i/>
          <w:iCs/>
        </w:rPr>
        <w:t>et al.</w:t>
      </w:r>
      <w:r w:rsidRPr="00F0022E">
        <w:t xml:space="preserve"> Large-scale mapping and validation of </w:t>
      </w:r>
      <w:r w:rsidRPr="00F0022E">
        <w:rPr>
          <w:i/>
          <w:iCs/>
        </w:rPr>
        <w:t>Escherichia coli</w:t>
      </w:r>
      <w:r w:rsidRPr="00F0022E">
        <w:t xml:space="preserve"> transcriptional regulation from a compendium of expression profiles. PLoS Biol. 2007;5: e8. doi:10.1371/journal.pbio.0050008</w:t>
      </w:r>
    </w:p>
    <w:p w14:paraId="7759F7B0" w14:textId="77777777" w:rsidR="00F0022E" w:rsidRPr="00F0022E" w:rsidRDefault="00F0022E" w:rsidP="00F0022E">
      <w:pPr>
        <w:pStyle w:val="Bibliography"/>
      </w:pPr>
      <w:r w:rsidRPr="00F0022E">
        <w:t xml:space="preserve">26. </w:t>
      </w:r>
      <w:r w:rsidRPr="00F0022E">
        <w:tab/>
        <w:t xml:space="preserve">Bonneau R, Facciotti MT, Reiss DJ, Schmid AK, Pan M, Kaur A, </w:t>
      </w:r>
      <w:r w:rsidRPr="00F0022E">
        <w:rPr>
          <w:i/>
          <w:iCs/>
        </w:rPr>
        <w:t>et al.</w:t>
      </w:r>
      <w:r w:rsidRPr="00F0022E">
        <w:t xml:space="preserve"> A predictive model for transcriptional control of physiology in a free living cell. Cell. 2007;131: 1354–1365. doi:10.1016/j.cell.2007.10.053</w:t>
      </w:r>
    </w:p>
    <w:p w14:paraId="518011D9" w14:textId="77777777" w:rsidR="00F0022E" w:rsidRPr="00F0022E" w:rsidRDefault="00F0022E" w:rsidP="00F0022E">
      <w:pPr>
        <w:pStyle w:val="Bibliography"/>
      </w:pPr>
      <w:r w:rsidRPr="00F0022E">
        <w:t xml:space="preserve">27. </w:t>
      </w:r>
      <w:r w:rsidRPr="00F0022E">
        <w:tab/>
        <w:t xml:space="preserve">Chandrasekaran S, Price ND. Probabilistic integrative modeling of genome-scale metabolic and regulatory networks in </w:t>
      </w:r>
      <w:r w:rsidRPr="00F0022E">
        <w:rPr>
          <w:i/>
          <w:iCs/>
        </w:rPr>
        <w:t>Escherichia coli</w:t>
      </w:r>
      <w:r w:rsidRPr="00F0022E">
        <w:t xml:space="preserve"> and </w:t>
      </w:r>
      <w:r w:rsidRPr="00F0022E">
        <w:rPr>
          <w:i/>
          <w:iCs/>
        </w:rPr>
        <w:t>Mycobacterium tuberculosis</w:t>
      </w:r>
      <w:r w:rsidRPr="00F0022E">
        <w:t>. Proc Natl Acad Sci. 2010;107: 17845–17850. doi:10.1073/pnas.1005139107</w:t>
      </w:r>
    </w:p>
    <w:p w14:paraId="393995DD" w14:textId="77777777" w:rsidR="00F0022E" w:rsidRPr="00F0022E" w:rsidRDefault="00F0022E" w:rsidP="00F0022E">
      <w:pPr>
        <w:pStyle w:val="Bibliography"/>
      </w:pPr>
      <w:r w:rsidRPr="00F0022E">
        <w:t xml:space="preserve">28. </w:t>
      </w:r>
      <w:r w:rsidRPr="00F0022E">
        <w:tab/>
        <w:t xml:space="preserve">Carrera J, Estrela R, Luo J, Rai N, Tsoukalas A, Tagkopoulos I. An integrative, multi-scale, genome-wide model reveals the phenotypic landscape of </w:t>
      </w:r>
      <w:r w:rsidRPr="00F0022E">
        <w:rPr>
          <w:i/>
          <w:iCs/>
        </w:rPr>
        <w:t>Escherichia coli.</w:t>
      </w:r>
      <w:r w:rsidRPr="00F0022E">
        <w:t xml:space="preserve"> Mol Syst Biol. 2014;10: 735–735. doi:10.15252/msb.20145108</w:t>
      </w:r>
    </w:p>
    <w:p w14:paraId="71370591" w14:textId="77777777" w:rsidR="00F0022E" w:rsidRPr="00F0022E" w:rsidRDefault="00F0022E" w:rsidP="00F0022E">
      <w:pPr>
        <w:pStyle w:val="Bibliography"/>
      </w:pPr>
      <w:r w:rsidRPr="00F0022E">
        <w:t xml:space="preserve">29. </w:t>
      </w:r>
      <w:r w:rsidRPr="00F0022E">
        <w:tab/>
        <w:t>Machado D, Herrgård M. Systematic evaluation of methods for integration of transcriptomic data into constraint-based models of metabolism. PLoS Comput Biol. 2014;10: e1003580. doi:10.1371/journal.pcbi.1003580</w:t>
      </w:r>
    </w:p>
    <w:p w14:paraId="66DD740D" w14:textId="77777777" w:rsidR="00F0022E" w:rsidRPr="00F0022E" w:rsidRDefault="00F0022E" w:rsidP="00F0022E">
      <w:pPr>
        <w:pStyle w:val="Bibliography"/>
      </w:pPr>
      <w:r w:rsidRPr="00F0022E">
        <w:t xml:space="preserve">30. </w:t>
      </w:r>
      <w:r w:rsidRPr="00F0022E">
        <w:tab/>
        <w:t xml:space="preserve">Brandes A, Lun DS, Ip K, Zucker J, Colijn C, Weiner B, </w:t>
      </w:r>
      <w:r w:rsidRPr="00F0022E">
        <w:rPr>
          <w:i/>
          <w:iCs/>
        </w:rPr>
        <w:t>et al.</w:t>
      </w:r>
      <w:r w:rsidRPr="00F0022E">
        <w:t xml:space="preserve"> Inferring carbon sources from gene expression profiles using metabolic flux models. PLoS One. 2012;7: e36947. doi:10.1371/journal.pone.0036947</w:t>
      </w:r>
    </w:p>
    <w:p w14:paraId="58B9F19C" w14:textId="77777777" w:rsidR="00F0022E" w:rsidRPr="00F0022E" w:rsidRDefault="00F0022E" w:rsidP="00F0022E">
      <w:pPr>
        <w:pStyle w:val="Bibliography"/>
      </w:pPr>
      <w:r w:rsidRPr="00F0022E">
        <w:t xml:space="preserve">31. </w:t>
      </w:r>
      <w:r w:rsidRPr="00F0022E">
        <w:tab/>
        <w:t xml:space="preserve">Sridhara V, Meyer AG, Rai P, Barrick JE, Ravikumar P, Segrè D, </w:t>
      </w:r>
      <w:r w:rsidRPr="00F0022E">
        <w:rPr>
          <w:i/>
          <w:iCs/>
        </w:rPr>
        <w:t>et al.</w:t>
      </w:r>
      <w:r w:rsidRPr="00F0022E">
        <w:t xml:space="preserve"> Predicting growth conditions from internal metabolic fluxes in an </w:t>
      </w:r>
      <w:r w:rsidRPr="00F0022E">
        <w:rPr>
          <w:i/>
          <w:iCs/>
        </w:rPr>
        <w:t>in-silico</w:t>
      </w:r>
      <w:r w:rsidRPr="00F0022E">
        <w:t xml:space="preserve"> model of </w:t>
      </w:r>
      <w:r w:rsidRPr="00F0022E">
        <w:rPr>
          <w:i/>
          <w:iCs/>
        </w:rPr>
        <w:t>E. coli.</w:t>
      </w:r>
      <w:r w:rsidRPr="00F0022E">
        <w:t xml:space="preserve"> PLoS One. 2014;9: e114608. doi:10.1371/journal.pone.0114608</w:t>
      </w:r>
    </w:p>
    <w:p w14:paraId="7076D42C" w14:textId="77777777" w:rsidR="00F0022E" w:rsidRPr="00F0022E" w:rsidRDefault="00F0022E" w:rsidP="00F0022E">
      <w:pPr>
        <w:pStyle w:val="Bibliography"/>
      </w:pPr>
      <w:r w:rsidRPr="00F0022E">
        <w:t xml:space="preserve">32. </w:t>
      </w:r>
      <w:r w:rsidRPr="00F0022E">
        <w:tab/>
        <w:t xml:space="preserve">Hui S, Silverman JM, Chen SS, Erickson DW, Basan M, Wang J, </w:t>
      </w:r>
      <w:r w:rsidRPr="00F0022E">
        <w:rPr>
          <w:i/>
          <w:iCs/>
        </w:rPr>
        <w:t>et al.</w:t>
      </w:r>
      <w:r w:rsidRPr="00F0022E">
        <w:t xml:space="preserve"> Quantitative proteomic analysis reveals a simple strategy of global resource allocation in bacteria. Mol Syst Biol. 2015;11: 784. doi:10.15252/msb.20145697</w:t>
      </w:r>
    </w:p>
    <w:p w14:paraId="19B68869" w14:textId="77777777" w:rsidR="00F0022E" w:rsidRPr="00F0022E" w:rsidRDefault="00F0022E" w:rsidP="00F0022E">
      <w:pPr>
        <w:pStyle w:val="Bibliography"/>
      </w:pPr>
      <w:r w:rsidRPr="00F0022E">
        <w:t xml:space="preserve">33. </w:t>
      </w:r>
      <w:r w:rsidRPr="00F0022E">
        <w:tab/>
        <w:t xml:space="preserve">Airoldi EM, Huttenhower C, Gresham D, Lu C, Caudy AA, Dunham MJ, </w:t>
      </w:r>
      <w:r w:rsidRPr="00F0022E">
        <w:rPr>
          <w:i/>
          <w:iCs/>
        </w:rPr>
        <w:t>et al.</w:t>
      </w:r>
      <w:r w:rsidRPr="00F0022E">
        <w:t xml:space="preserve"> Predicting cellular growth from gene expression signatures. PLoS Comput Biol. 2009;5: e1000257. doi:10.1371/journal.pcbi.1000257</w:t>
      </w:r>
    </w:p>
    <w:p w14:paraId="0A9BD154" w14:textId="77777777" w:rsidR="00F0022E" w:rsidRPr="00F0022E" w:rsidRDefault="00F0022E" w:rsidP="00F0022E">
      <w:pPr>
        <w:pStyle w:val="Bibliography"/>
      </w:pPr>
      <w:r w:rsidRPr="00F0022E">
        <w:t xml:space="preserve">34. </w:t>
      </w:r>
      <w:r w:rsidRPr="00F0022E">
        <w:tab/>
        <w:t>Gutteridge A, Pir P, Castrillo JI, Charles PD, Lilley KS, Oliver SG. Nutrient control of eukaryote cell growth: a systems biology study in yeast. BMC Biol. 2010;8: 68. doi:10.1186/1741-7007-8-68</w:t>
      </w:r>
    </w:p>
    <w:p w14:paraId="16BA4B4D" w14:textId="77777777" w:rsidR="00F0022E" w:rsidRPr="00F0022E" w:rsidRDefault="00F0022E" w:rsidP="00F0022E">
      <w:pPr>
        <w:pStyle w:val="Bibliography"/>
      </w:pPr>
      <w:r w:rsidRPr="00F0022E">
        <w:lastRenderedPageBreak/>
        <w:t xml:space="preserve">35. </w:t>
      </w:r>
      <w:r w:rsidRPr="00F0022E">
        <w:tab/>
        <w:t xml:space="preserve">Caglar MU, Houser JR, Barnhart CS, Boutz DR, Carroll SM, Dasgupta A, </w:t>
      </w:r>
      <w:r w:rsidRPr="00F0022E">
        <w:rPr>
          <w:i/>
          <w:iCs/>
        </w:rPr>
        <w:t>et al.</w:t>
      </w:r>
      <w:r w:rsidRPr="00F0022E">
        <w:t xml:space="preserve"> The</w:t>
      </w:r>
      <w:r w:rsidRPr="00F0022E">
        <w:rPr>
          <w:i/>
          <w:iCs/>
        </w:rPr>
        <w:t xml:space="preserve"> E. coli</w:t>
      </w:r>
      <w:r w:rsidRPr="00F0022E">
        <w:t xml:space="preserve"> molecular phenotype under different growth conditions. Sci Rep. 2017;7: 45303. doi:10.1038/srep45303</w:t>
      </w:r>
    </w:p>
    <w:p w14:paraId="03E77CE7" w14:textId="77777777" w:rsidR="00F0022E" w:rsidRPr="00F0022E" w:rsidRDefault="00F0022E" w:rsidP="00F0022E">
      <w:pPr>
        <w:pStyle w:val="Bibliography"/>
      </w:pPr>
      <w:r w:rsidRPr="00F0022E">
        <w:t xml:space="preserve">36. </w:t>
      </w:r>
      <w:r w:rsidRPr="00F0022E">
        <w:tab/>
        <w:t xml:space="preserve">Houser JR, Barnhart C, Boutz DR, Carroll SM, Dasgupta A, Michener JK, </w:t>
      </w:r>
      <w:r w:rsidRPr="00F0022E">
        <w:rPr>
          <w:i/>
          <w:iCs/>
        </w:rPr>
        <w:t>et al.</w:t>
      </w:r>
      <w:r w:rsidRPr="00F0022E">
        <w:t xml:space="preserve"> Controlled measurement and comparative analysis of cellular components in </w:t>
      </w:r>
      <w:r w:rsidRPr="00F0022E">
        <w:rPr>
          <w:i/>
          <w:iCs/>
        </w:rPr>
        <w:t>E . coli</w:t>
      </w:r>
      <w:r w:rsidRPr="00F0022E">
        <w:t xml:space="preserve"> reveals broad regulatory changes in response to glucose starvation. PLoS Comput Biol. 2015;11: e1004400. doi:10.1371/journal.pcbi.1004400</w:t>
      </w:r>
    </w:p>
    <w:p w14:paraId="62AF58AC" w14:textId="77777777" w:rsidR="00F0022E" w:rsidRPr="00F0022E" w:rsidRDefault="00F0022E" w:rsidP="00F0022E">
      <w:pPr>
        <w:pStyle w:val="Bibliography"/>
      </w:pPr>
      <w:r w:rsidRPr="00F0022E">
        <w:t xml:space="preserve">37. </w:t>
      </w:r>
      <w:r w:rsidRPr="00F0022E">
        <w:tab/>
        <w:t xml:space="preserve">Wilmes A, Limonciel A, Aschauer L, Moenks K, Bielow C, Leonard MO, </w:t>
      </w:r>
      <w:r w:rsidRPr="00F0022E">
        <w:rPr>
          <w:i/>
          <w:iCs/>
        </w:rPr>
        <w:t>et al.</w:t>
      </w:r>
      <w:r w:rsidRPr="00F0022E">
        <w:t xml:space="preserve"> Application of integrated transcriptomic, proteomic and metabolomic profiling for the delineation of mechanisms of drug induced cell stress. J Proteomics. 2013;79: 180–194. doi:10.1016/j.jprot.2012.11.022</w:t>
      </w:r>
    </w:p>
    <w:p w14:paraId="7BE9A582" w14:textId="77777777" w:rsidR="00F0022E" w:rsidRPr="00F0022E" w:rsidRDefault="00F0022E" w:rsidP="00F0022E">
      <w:pPr>
        <w:pStyle w:val="Bibliography"/>
      </w:pPr>
      <w:r w:rsidRPr="00F0022E">
        <w:t xml:space="preserve">38. </w:t>
      </w:r>
      <w:r w:rsidRPr="00F0022E">
        <w:tab/>
        <w:t>Sokolova M, Lapalme G. A systematic analysis of performance measures for classification tasks. Inf Process Manag. 2009;45: 427–437. doi:10.1016/j.ipm.2009.03.002</w:t>
      </w:r>
    </w:p>
    <w:p w14:paraId="4D7F6310" w14:textId="77777777" w:rsidR="00F0022E" w:rsidRPr="00F0022E" w:rsidRDefault="00F0022E" w:rsidP="00F0022E">
      <w:pPr>
        <w:pStyle w:val="Bibliography"/>
      </w:pPr>
      <w:r w:rsidRPr="00F0022E">
        <w:t xml:space="preserve">39. </w:t>
      </w:r>
      <w:r w:rsidRPr="00F0022E">
        <w:tab/>
        <w:t>Nie L, Wu G, Culley DE, Scholten JCM, Zhang W. Integrative analysis of transcriptomic and proteomic data: challenges, solutions and applications. Crit Rev Biotechnol. 2007;27: 63–75. doi:10.1080/07388550701334212</w:t>
      </w:r>
    </w:p>
    <w:p w14:paraId="2B0839F3" w14:textId="77777777" w:rsidR="00F0022E" w:rsidRPr="00F0022E" w:rsidRDefault="00F0022E" w:rsidP="00F0022E">
      <w:pPr>
        <w:pStyle w:val="Bibliography"/>
      </w:pPr>
      <w:r w:rsidRPr="00F0022E">
        <w:t xml:space="preserve">40. </w:t>
      </w:r>
      <w:r w:rsidRPr="00F0022E">
        <w:tab/>
        <w:t>Zhang W, Li F, Nie L. Integrating multiple “omics” analysis for microbial biology: application and methodologies. Microbiology. 2010;156: 287–301. doi:10.1099/mic.0.034793-0</w:t>
      </w:r>
    </w:p>
    <w:p w14:paraId="75A3F0A6" w14:textId="77777777" w:rsidR="00F0022E" w:rsidRPr="00F0022E" w:rsidRDefault="00F0022E" w:rsidP="00F0022E">
      <w:pPr>
        <w:pStyle w:val="Bibliography"/>
      </w:pPr>
      <w:r w:rsidRPr="00F0022E">
        <w:t xml:space="preserve">41. </w:t>
      </w:r>
      <w:r w:rsidRPr="00F0022E">
        <w:tab/>
        <w:t xml:space="preserve">Oliveira AP, Sauer U. The importance of post-translational modifications in regulating </w:t>
      </w:r>
      <w:r w:rsidRPr="00F0022E">
        <w:rPr>
          <w:i/>
          <w:iCs/>
        </w:rPr>
        <w:t>Saccharomyces cerevisiae</w:t>
      </w:r>
      <w:r w:rsidRPr="00F0022E">
        <w:t xml:space="preserve"> metabolism. FEMS Yeast Res. 2012;12: 104–117. doi:10.1111/j.1567-1364.2011.00765.x</w:t>
      </w:r>
    </w:p>
    <w:p w14:paraId="2D53F430" w14:textId="77777777" w:rsidR="00F0022E" w:rsidRPr="00F0022E" w:rsidRDefault="00F0022E" w:rsidP="00F0022E">
      <w:pPr>
        <w:pStyle w:val="Bibliography"/>
      </w:pPr>
      <w:r w:rsidRPr="00F0022E">
        <w:t xml:space="preserve">42. </w:t>
      </w:r>
      <w:r w:rsidRPr="00F0022E">
        <w:tab/>
        <w:t>de Nadal E, Ammerer G, Posas F. Controlling gene expression in response to stress. Nat Rev Genet. 2011;12: 833–845. doi:10.1038/nrg3055</w:t>
      </w:r>
    </w:p>
    <w:p w14:paraId="08CB8DDD" w14:textId="77777777" w:rsidR="00F0022E" w:rsidRPr="00F0022E" w:rsidRDefault="00F0022E" w:rsidP="00F0022E">
      <w:pPr>
        <w:pStyle w:val="Bibliography"/>
      </w:pPr>
      <w:r w:rsidRPr="00F0022E">
        <w:t>43.  Kolter R, Siegele DA, Tormo A. The stationary phase of the bacterial life cycle. Annu Rev Microbiol. 1993;47: 855–874. doi:10.1146/annurev.mi.47.100193.004231</w:t>
      </w:r>
    </w:p>
    <w:p w14:paraId="040E0226" w14:textId="77777777" w:rsidR="00F0022E" w:rsidRPr="00F0022E" w:rsidRDefault="00F0022E" w:rsidP="00F0022E">
      <w:pPr>
        <w:pStyle w:val="Bibliography"/>
      </w:pPr>
      <w:r w:rsidRPr="00F0022E">
        <w:t xml:space="preserve">44. </w:t>
      </w:r>
      <w:r w:rsidRPr="00F0022E">
        <w:tab/>
        <w:t>Maier RM, Pepper IL. Chapter 3 - Bacterial Growth. Environmental Microbiology (Third edition). San Diego: Academic Press; 2015. pp. 37–56. doi:10.1016/B978-0-12-394626-3.00003-X</w:t>
      </w:r>
    </w:p>
    <w:p w14:paraId="28751B63" w14:textId="77777777" w:rsidR="00F0022E" w:rsidRPr="00F0022E" w:rsidRDefault="00F0022E" w:rsidP="00F0022E">
      <w:pPr>
        <w:pStyle w:val="Bibliography"/>
      </w:pPr>
      <w:r w:rsidRPr="00F0022E">
        <w:t xml:space="preserve">45. </w:t>
      </w:r>
      <w:r w:rsidRPr="00F0022E">
        <w:tab/>
        <w:t xml:space="preserve">Keren L, van Dijk D, Weingarten-Gabbay S, Davidi D, Jona G, Weinberger A, </w:t>
      </w:r>
      <w:r w:rsidRPr="00F0022E">
        <w:rPr>
          <w:i/>
          <w:iCs/>
        </w:rPr>
        <w:t>et al.</w:t>
      </w:r>
      <w:r w:rsidRPr="00F0022E">
        <w:t xml:space="preserve"> Noise in gene expression is coupled to growth rate. Genome Res. 2015; gr.191635.115. doi:10.1101/gr.191635.115</w:t>
      </w:r>
    </w:p>
    <w:p w14:paraId="2FA8658E" w14:textId="77777777" w:rsidR="00F0022E" w:rsidRPr="00F0022E" w:rsidRDefault="00F0022E" w:rsidP="00F0022E">
      <w:pPr>
        <w:pStyle w:val="Bibliography"/>
      </w:pPr>
      <w:r w:rsidRPr="00F0022E">
        <w:t xml:space="preserve">46. </w:t>
      </w:r>
      <w:r w:rsidRPr="00F0022E">
        <w:tab/>
        <w:t xml:space="preserve">Bar-Even A, Paulsson J, Maheshri N, Carmi M, O’Shea E, Pilpel Y, </w:t>
      </w:r>
      <w:r w:rsidRPr="00F0022E">
        <w:rPr>
          <w:i/>
          <w:iCs/>
        </w:rPr>
        <w:t>et al.</w:t>
      </w:r>
      <w:r w:rsidRPr="00F0022E">
        <w:t xml:space="preserve"> Noise in protein expression scales with natural protein abundance. Nat Genet. 2006;38: 636–643. doi:10.1038/ng1807</w:t>
      </w:r>
    </w:p>
    <w:p w14:paraId="6A4CC217" w14:textId="77777777" w:rsidR="00F0022E" w:rsidRPr="00F0022E" w:rsidRDefault="00F0022E" w:rsidP="00F0022E">
      <w:pPr>
        <w:pStyle w:val="Bibliography"/>
      </w:pPr>
      <w:r w:rsidRPr="00F0022E">
        <w:lastRenderedPageBreak/>
        <w:t xml:space="preserve">47. </w:t>
      </w:r>
      <w:r w:rsidRPr="00F0022E">
        <w:tab/>
        <w:t xml:space="preserve">Taniguchi Y, Choi PJ, Li G-W, Chen H, Babu M, Hearn J, </w:t>
      </w:r>
      <w:r w:rsidRPr="00F0022E">
        <w:rPr>
          <w:i/>
          <w:iCs/>
        </w:rPr>
        <w:t>et al.</w:t>
      </w:r>
      <w:r w:rsidRPr="00F0022E">
        <w:t xml:space="preserve"> Quantifying </w:t>
      </w:r>
      <w:r w:rsidRPr="00F0022E">
        <w:rPr>
          <w:i/>
          <w:iCs/>
        </w:rPr>
        <w:t>E. coli</w:t>
      </w:r>
      <w:r w:rsidRPr="00F0022E">
        <w:t xml:space="preserve"> proteome and transcriptome with single-molecule sensitivity in single cells. Science. 2010;329: 533–538. doi:10.1126/science.1188308</w:t>
      </w:r>
    </w:p>
    <w:p w14:paraId="1DBECD77" w14:textId="77777777" w:rsidR="00F0022E" w:rsidRPr="00F0022E" w:rsidRDefault="00F0022E" w:rsidP="00F0022E">
      <w:pPr>
        <w:pStyle w:val="Bibliography"/>
      </w:pPr>
      <w:r w:rsidRPr="00F0022E">
        <w:t xml:space="preserve">48. </w:t>
      </w:r>
      <w:r w:rsidRPr="00F0022E">
        <w:tab/>
        <w:t>Milo R, Jorgensen P, Moran U, Weber G, Springer M. BioNumbers—the database of key numbers in molecular and cell biology. Nucleic Acids Res. 2010;38:D750-D753. doi:10.1093/nar/gkp889</w:t>
      </w:r>
    </w:p>
    <w:p w14:paraId="3BDD114B" w14:textId="77777777" w:rsidR="00F0022E" w:rsidRPr="00F0022E" w:rsidRDefault="00F0022E" w:rsidP="00F0022E">
      <w:pPr>
        <w:pStyle w:val="Bibliography"/>
      </w:pPr>
      <w:r w:rsidRPr="00F0022E">
        <w:t xml:space="preserve">49. </w:t>
      </w:r>
      <w:r w:rsidRPr="00F0022E">
        <w:tab/>
        <w:t xml:space="preserve">Martínez-Gómez K, Flores N, Castañeda HM, Martínez-Batallar G, Hernández-Chávez G, Ramírez OT, </w:t>
      </w:r>
      <w:r w:rsidRPr="00F0022E">
        <w:rPr>
          <w:i/>
          <w:iCs/>
        </w:rPr>
        <w:t>et al.</w:t>
      </w:r>
      <w:r w:rsidRPr="00F0022E">
        <w:t xml:space="preserve"> New insights into </w:t>
      </w:r>
      <w:r w:rsidRPr="00F0022E">
        <w:rPr>
          <w:i/>
          <w:iCs/>
        </w:rPr>
        <w:t>Escherichia coli</w:t>
      </w:r>
      <w:r w:rsidRPr="00F0022E">
        <w:t xml:space="preserve"> metabolism: carbon scavenging, acetate metabolism and carbon recycling responses during growth on glycerol. Microb Cell Factories. 2012;11: 46. doi:10.1186/1475-2859-11-46</w:t>
      </w:r>
    </w:p>
    <w:p w14:paraId="2AED3387" w14:textId="77777777" w:rsidR="00F0022E" w:rsidRPr="00F0022E" w:rsidRDefault="00F0022E" w:rsidP="00F0022E">
      <w:pPr>
        <w:pStyle w:val="Bibliography"/>
      </w:pPr>
      <w:r w:rsidRPr="00F0022E">
        <w:t xml:space="preserve">50. </w:t>
      </w:r>
      <w:r w:rsidRPr="00F0022E">
        <w:tab/>
        <w:t xml:space="preserve">Perrenoud A, Sauer U. Impact of global transcriptional regulation by ArcA, ArcB, Cra, Crp, Cya, Fnr, and Mlc on glucose catabolism in </w:t>
      </w:r>
      <w:r w:rsidRPr="00F0022E">
        <w:rPr>
          <w:i/>
          <w:iCs/>
        </w:rPr>
        <w:t>Escherichia coli</w:t>
      </w:r>
      <w:r w:rsidRPr="00F0022E">
        <w:t>. J Bacteriol. 2005;187: 3171–3179. doi:10.1128/JB.187.9.3171-3179.2005</w:t>
      </w:r>
    </w:p>
    <w:p w14:paraId="68DE8E3E" w14:textId="77777777" w:rsidR="00F0022E" w:rsidRPr="00F0022E" w:rsidRDefault="00F0022E" w:rsidP="00F0022E">
      <w:pPr>
        <w:pStyle w:val="Bibliography"/>
      </w:pPr>
      <w:r w:rsidRPr="00F0022E">
        <w:t xml:space="preserve">51. </w:t>
      </w:r>
      <w:r w:rsidRPr="00F0022E">
        <w:tab/>
        <w:t xml:space="preserve">Kumar R, Shimizu K. Transcriptional regulation of main metabolic pathways of cyoA, cydB, fnr, and fur gene knockout </w:t>
      </w:r>
      <w:r w:rsidRPr="00F0022E">
        <w:rPr>
          <w:i/>
          <w:iCs/>
        </w:rPr>
        <w:t>Escherichia coli</w:t>
      </w:r>
      <w:r w:rsidRPr="00F0022E">
        <w:t xml:space="preserve"> in C-limited and N-limited aerobic continuous cultures. Microb Cell Factories. 2011;10: 3. doi:10.1186/1475-2859-10-3</w:t>
      </w:r>
    </w:p>
    <w:p w14:paraId="3D03D650" w14:textId="77777777" w:rsidR="00F0022E" w:rsidRPr="00F0022E" w:rsidRDefault="00F0022E" w:rsidP="00F0022E">
      <w:pPr>
        <w:pStyle w:val="Bibliography"/>
      </w:pPr>
      <w:r w:rsidRPr="00F0022E">
        <w:t xml:space="preserve">52. </w:t>
      </w:r>
      <w:r w:rsidRPr="00F0022E">
        <w:tab/>
        <w:t xml:space="preserve">Soufi B, Krug K, Harst A, Macek B. Characterization of the </w:t>
      </w:r>
      <w:r w:rsidRPr="00F0022E">
        <w:rPr>
          <w:i/>
          <w:iCs/>
        </w:rPr>
        <w:t>E. coli</w:t>
      </w:r>
      <w:r w:rsidRPr="00F0022E">
        <w:t xml:space="preserve"> proteome and its modifications during growth and ethanol stress. Front Microbiol. 2015;6: 103. doi:10.3389/fmicb.2015.00103</w:t>
      </w:r>
    </w:p>
    <w:p w14:paraId="57418338" w14:textId="77777777" w:rsidR="00F0022E" w:rsidRPr="00F0022E" w:rsidRDefault="00F0022E" w:rsidP="00F0022E">
      <w:pPr>
        <w:pStyle w:val="Bibliography"/>
      </w:pPr>
      <w:r w:rsidRPr="00F0022E">
        <w:t xml:space="preserve">53. </w:t>
      </w:r>
      <w:r w:rsidRPr="00F0022E">
        <w:tab/>
        <w:t xml:space="preserve">Lewis NE, Cho B-K, Knight EM, Palsson BO. Gene expression profiling and the use of genome-scale </w:t>
      </w:r>
      <w:r w:rsidRPr="00F0022E">
        <w:rPr>
          <w:i/>
          <w:iCs/>
        </w:rPr>
        <w:t>in silico</w:t>
      </w:r>
      <w:r w:rsidRPr="00F0022E">
        <w:t xml:space="preserve"> models of </w:t>
      </w:r>
      <w:r w:rsidRPr="00F0022E">
        <w:rPr>
          <w:i/>
          <w:iCs/>
        </w:rPr>
        <w:t>Escherichia coli</w:t>
      </w:r>
      <w:r w:rsidRPr="00F0022E">
        <w:t xml:space="preserve"> for analysis: providing context for content. J Bacteriol. 2009;191: 3437–3444. doi:10.1128/JB.00034-09</w:t>
      </w:r>
    </w:p>
    <w:p w14:paraId="0753D21D" w14:textId="77777777" w:rsidR="00F0022E" w:rsidRPr="00F0022E" w:rsidRDefault="00F0022E" w:rsidP="00F0022E">
      <w:pPr>
        <w:pStyle w:val="Bibliography"/>
      </w:pPr>
      <w:r w:rsidRPr="00F0022E">
        <w:t xml:space="preserve">54. </w:t>
      </w:r>
      <w:r w:rsidRPr="00F0022E">
        <w:tab/>
        <w:t xml:space="preserve">Yoon SH, Han M-J, Jeong H, Lee CH, Xia X-X, Lee D-H, et al. Comparative multi-omics systems analysis of </w:t>
      </w:r>
      <w:r w:rsidRPr="00F0022E">
        <w:rPr>
          <w:i/>
          <w:iCs/>
        </w:rPr>
        <w:t>Escherichia coli</w:t>
      </w:r>
      <w:r w:rsidRPr="00F0022E">
        <w:t xml:space="preserve"> strains B and K-12. Genome Biol. 2012;13: R37. doi:10.1186/gb-2012-13-5-r37</w:t>
      </w:r>
    </w:p>
    <w:p w14:paraId="35B0630D" w14:textId="77777777" w:rsidR="00F0022E" w:rsidRPr="00F0022E" w:rsidRDefault="00F0022E" w:rsidP="00F0022E">
      <w:pPr>
        <w:pStyle w:val="Bibliography"/>
      </w:pPr>
      <w:r w:rsidRPr="00F0022E">
        <w:t xml:space="preserve">55. </w:t>
      </w:r>
      <w:r w:rsidRPr="00F0022E">
        <w:tab/>
        <w:t>Batista GEAPA, Prati RC, Monard MC. A study of the behavior of several methods for balancing machine learning training data. ACM SIGKDD Explor Newsl. 2004;6: 20–29. doi:10.1145/1007730.1007735</w:t>
      </w:r>
    </w:p>
    <w:p w14:paraId="4AD4AC42" w14:textId="77777777" w:rsidR="00F0022E" w:rsidRPr="00F0022E" w:rsidRDefault="00F0022E" w:rsidP="00F0022E">
      <w:pPr>
        <w:pStyle w:val="Bibliography"/>
      </w:pPr>
      <w:r w:rsidRPr="00F0022E">
        <w:t xml:space="preserve">56. </w:t>
      </w:r>
      <w:r w:rsidRPr="00F0022E">
        <w:tab/>
        <w:t>Chawla NV. Data mining for imbalanced datasets: An overview. In: Data Mining and Knowledge Discovery Handbook. Springer US; 2005. pp. 853–867. doi:10.1007/0-387-25465-X_40</w:t>
      </w:r>
    </w:p>
    <w:p w14:paraId="5BE14534" w14:textId="77777777" w:rsidR="00F0022E" w:rsidRPr="00F0022E" w:rsidRDefault="00F0022E" w:rsidP="00F0022E">
      <w:pPr>
        <w:pStyle w:val="Bibliography"/>
      </w:pPr>
      <w:r w:rsidRPr="00F0022E">
        <w:t xml:space="preserve">57. </w:t>
      </w:r>
      <w:r w:rsidRPr="00F0022E">
        <w:tab/>
        <w:t>He H, Garcia EA. Learning from imbalanced data. IEEE Trans Knowl Data Eng. 2009;21: 1263–1284. doi:10.1109/TKDE.2008.239</w:t>
      </w:r>
    </w:p>
    <w:p w14:paraId="6C28C4F0" w14:textId="77777777" w:rsidR="00F0022E" w:rsidRPr="00F0022E" w:rsidRDefault="00F0022E" w:rsidP="00F0022E">
      <w:pPr>
        <w:pStyle w:val="Bibliography"/>
      </w:pPr>
      <w:r w:rsidRPr="00F0022E">
        <w:t xml:space="preserve">58. </w:t>
      </w:r>
      <w:r w:rsidRPr="00F0022E">
        <w:tab/>
        <w:t>Huang Y-M, Du S-X. Weighted support vector machine for classification with uneven training class sizes. 2005 International Conference on Machine Learning and Cybernetics. 2005;7:4365-4369 doi:10.1109/ICMLC.2005.1527706</w:t>
      </w:r>
    </w:p>
    <w:p w14:paraId="73181E59" w14:textId="77777777" w:rsidR="00F0022E" w:rsidRPr="00F0022E" w:rsidRDefault="00F0022E" w:rsidP="00F0022E">
      <w:pPr>
        <w:pStyle w:val="Bibliography"/>
      </w:pPr>
      <w:r w:rsidRPr="00F0022E">
        <w:lastRenderedPageBreak/>
        <w:t xml:space="preserve">59. </w:t>
      </w:r>
      <w:r w:rsidRPr="00F0022E">
        <w:tab/>
        <w:t>Support Vector Machines [Internet]. [cited 24 Apr 2017]. Available: http://www.di.fc.ul.pt/~jpn/r/svm/svm.html</w:t>
      </w:r>
    </w:p>
    <w:p w14:paraId="7F514393" w14:textId="77777777" w:rsidR="00F0022E" w:rsidRPr="00F0022E" w:rsidRDefault="00F0022E" w:rsidP="00F0022E">
      <w:pPr>
        <w:pStyle w:val="Bibliography"/>
      </w:pPr>
      <w:r w:rsidRPr="00F0022E">
        <w:t xml:space="preserve">60. </w:t>
      </w:r>
      <w:r w:rsidRPr="00F0022E">
        <w:tab/>
        <w:t>Yang Y. An evaluation of statistical approaches to text categorization. Inf Retr. 1999;1: 69–90. doi:10.1023/A:1009982220290</w:t>
      </w:r>
    </w:p>
    <w:p w14:paraId="6B9A595B" w14:textId="77777777" w:rsidR="00F0022E" w:rsidRPr="00F0022E" w:rsidRDefault="00F0022E" w:rsidP="00F0022E">
      <w:pPr>
        <w:pStyle w:val="Bibliography"/>
      </w:pPr>
      <w:r w:rsidRPr="00F0022E">
        <w:t xml:space="preserve">61. </w:t>
      </w:r>
      <w:r w:rsidRPr="00F0022E">
        <w:tab/>
        <w:t>Hand DJ, Till RJ. A simple generalisation of the Area Under the ROC Curve for multiple class classification problems. Mach Learn. 2001;45: 171–186.</w:t>
      </w:r>
    </w:p>
    <w:p w14:paraId="1B62FB1C" w14:textId="77777777" w:rsidR="00F0022E" w:rsidRPr="00F0022E" w:rsidRDefault="00F0022E" w:rsidP="00F0022E">
      <w:pPr>
        <w:pStyle w:val="Bibliography"/>
      </w:pPr>
      <w:r w:rsidRPr="00F0022E">
        <w:t xml:space="preserve">62. </w:t>
      </w:r>
      <w:r w:rsidRPr="00F0022E">
        <w:tab/>
        <w:t>Landgrebe TCW, Duin RPW. Approximating the multiclass ROC by pairwise analysis. Pattern Recognit Lett. 2007;28: 1747–1758. doi:10.1016/j.patrec.2007.05.001</w:t>
      </w:r>
    </w:p>
    <w:p w14:paraId="3F482F2C" w14:textId="77777777" w:rsidR="00F0022E" w:rsidRPr="00F0022E" w:rsidRDefault="00F0022E" w:rsidP="00F0022E">
      <w:pPr>
        <w:pStyle w:val="Bibliography"/>
      </w:pPr>
      <w:r w:rsidRPr="00F0022E">
        <w:t xml:space="preserve">63. </w:t>
      </w:r>
      <w:r w:rsidRPr="00F0022E">
        <w:tab/>
        <w:t>Love MI, Huber W, Anders S. Moderated estimation of fold change and dispersion for RNA-seq data with DESeq2. Genome Biol. 2014;15: 550. doi:10.1186/s13059-014-0550-8</w:t>
      </w:r>
    </w:p>
    <w:p w14:paraId="4F468832" w14:textId="77777777" w:rsidR="00F0022E" w:rsidRPr="00F0022E" w:rsidRDefault="00F0022E" w:rsidP="00F0022E">
      <w:pPr>
        <w:pStyle w:val="Bibliography"/>
      </w:pPr>
      <w:r w:rsidRPr="00F0022E">
        <w:t xml:space="preserve">64. </w:t>
      </w:r>
      <w:r w:rsidRPr="00F0022E">
        <w:tab/>
        <w:t>Differential analysis of count data – the DESeq2 package [Internet]. 27 Jun 2016 [cited 12 Apr 2016]. Available: http://www.bioconductor.org/packages//2.13/bioc/vignettes/DESeq2/inst/doc/DESeq2.pdf</w:t>
      </w:r>
    </w:p>
    <w:p w14:paraId="5FE3BE81" w14:textId="77777777" w:rsidR="00F0022E" w:rsidRPr="00F0022E" w:rsidRDefault="00F0022E" w:rsidP="00F0022E">
      <w:pPr>
        <w:pStyle w:val="Bibliography"/>
      </w:pPr>
      <w:r w:rsidRPr="00F0022E">
        <w:t xml:space="preserve">65. </w:t>
      </w:r>
      <w:r w:rsidRPr="00F0022E">
        <w:tab/>
        <w:t>Anders S, Huber W. Differential expression analysis for sequence count data. Genome Biol. 2010;11: R106. doi:10.1186/gb-2010-11-10-r106</w:t>
      </w:r>
    </w:p>
    <w:p w14:paraId="3F103A9F" w14:textId="77777777" w:rsidR="00F0022E" w:rsidRPr="00F0022E" w:rsidRDefault="00F0022E" w:rsidP="00F0022E">
      <w:pPr>
        <w:pStyle w:val="Bibliography"/>
      </w:pPr>
      <w:r w:rsidRPr="00F0022E">
        <w:t xml:space="preserve">66. </w:t>
      </w:r>
      <w:r w:rsidRPr="00F0022E">
        <w:tab/>
        <w:t>Parker HS, Bravo HC, Leek JT. Removing batch effects for prediction problems with frozen surrogate variable analysis. PeerJ. 2014;2: e561. doi:10.7717/peerj.561</w:t>
      </w:r>
    </w:p>
    <w:p w14:paraId="6CA5C4D8" w14:textId="77777777" w:rsidR="00F0022E" w:rsidRPr="00F0022E" w:rsidRDefault="00F0022E" w:rsidP="00F0022E">
      <w:pPr>
        <w:pStyle w:val="Bibliography"/>
      </w:pPr>
      <w:r w:rsidRPr="00F0022E">
        <w:t xml:space="preserve">67. </w:t>
      </w:r>
      <w:r w:rsidRPr="00F0022E">
        <w:tab/>
        <w:t>Jolliffe I. Principal Component Analysis. Wiley StatsRef: Statistics Reference Online. John Wiley &amp; Sons, Ltd; 2014. doi:10.1002/9781118445112.stat06472</w:t>
      </w:r>
    </w:p>
    <w:p w14:paraId="2E7D7F91" w14:textId="77777777" w:rsidR="00F0022E" w:rsidRPr="00F0022E" w:rsidRDefault="00F0022E" w:rsidP="00F0022E">
      <w:pPr>
        <w:pStyle w:val="Bibliography"/>
      </w:pPr>
      <w:r w:rsidRPr="00F0022E">
        <w:t xml:space="preserve">68. </w:t>
      </w:r>
      <w:r w:rsidRPr="00F0022E">
        <w:tab/>
        <w:t>Meyer D, Wien TU. Support Vector Machines. The interface to libsvm in package e1071. Online-Documentation of the package e1071 for “R. 2001.</w:t>
      </w:r>
    </w:p>
    <w:p w14:paraId="1F93A323" w14:textId="77777777" w:rsidR="00F0022E" w:rsidRPr="00F0022E" w:rsidRDefault="00F0022E" w:rsidP="00F0022E">
      <w:pPr>
        <w:pStyle w:val="Bibliography"/>
      </w:pPr>
      <w:r w:rsidRPr="00F0022E">
        <w:t xml:space="preserve">69. </w:t>
      </w:r>
      <w:r w:rsidRPr="00F0022E">
        <w:tab/>
        <w:t>Liaw A, Wiener M. Classification and regression by randomForest. R News. 2002;2: 18–22.</w:t>
      </w:r>
    </w:p>
    <w:p w14:paraId="7DE637CC" w14:textId="77777777" w:rsidR="00F0022E" w:rsidRPr="00F0022E" w:rsidRDefault="00F0022E" w:rsidP="00F0022E">
      <w:pPr>
        <w:pStyle w:val="Bibliography"/>
      </w:pPr>
      <w:r w:rsidRPr="00F0022E">
        <w:t xml:space="preserve">70. </w:t>
      </w:r>
      <w:r w:rsidRPr="00F0022E">
        <w:tab/>
        <w:t>Chang C-C, Lin C-J. LIBSVM: a library for support vector machines. ACM Trans Intell Syst Technol. 2011;2: 27:1–27:27. doi:10.1145/1961189.1961199</w:t>
      </w:r>
    </w:p>
    <w:p w14:paraId="03F79542" w14:textId="77777777" w:rsidR="00F0022E" w:rsidRPr="00F0022E" w:rsidRDefault="00F0022E" w:rsidP="00F0022E">
      <w:pPr>
        <w:pStyle w:val="Bibliography"/>
      </w:pPr>
      <w:r w:rsidRPr="00F0022E">
        <w:t xml:space="preserve">71. </w:t>
      </w:r>
      <w:r w:rsidRPr="00F0022E">
        <w:tab/>
        <w:t>Ghamrawi N, McCallum A. Collective multi-label classification. Proceedings of the 14th ACM International Conference on Information and Knowledge Management. 2005;195–200. doi:10.1145/1099554.1099591</w:t>
      </w:r>
    </w:p>
    <w:p w14:paraId="4C25BA1A" w14:textId="77777777" w:rsidR="00F0022E" w:rsidRPr="00F0022E" w:rsidRDefault="00F0022E" w:rsidP="00F0022E">
      <w:pPr>
        <w:pStyle w:val="Bibliography"/>
      </w:pPr>
      <w:r w:rsidRPr="00F0022E">
        <w:t xml:space="preserve">72. </w:t>
      </w:r>
      <w:r w:rsidRPr="00F0022E">
        <w:tab/>
        <w:t xml:space="preserve">Barrett T, Wilhite SE, Ledoux P, Evangelista C, Kim IF, Tomashevsky M, </w:t>
      </w:r>
      <w:r w:rsidRPr="00F0022E">
        <w:rPr>
          <w:i/>
          <w:iCs/>
        </w:rPr>
        <w:t>et al.</w:t>
      </w:r>
      <w:r w:rsidRPr="00F0022E">
        <w:t xml:space="preserve"> NCBI GEO: archive for functional genomics data sets—update. Nucleic Acids Res. 2013;41: D991–D995. doi:10.1093/nar/gks1193</w:t>
      </w:r>
    </w:p>
    <w:p w14:paraId="5E6148F7" w14:textId="77777777" w:rsidR="00F0022E" w:rsidRPr="00F0022E" w:rsidRDefault="00F0022E" w:rsidP="00F0022E">
      <w:pPr>
        <w:pStyle w:val="Bibliography"/>
      </w:pPr>
      <w:r w:rsidRPr="00F0022E">
        <w:t xml:space="preserve">73. </w:t>
      </w:r>
      <w:r w:rsidRPr="00F0022E">
        <w:tab/>
        <w:t xml:space="preserve">Vizcaíno JA, Deutsch EW, Wang R, Csordas A, Reisinger F, Ríos D, </w:t>
      </w:r>
      <w:r w:rsidRPr="00F0022E">
        <w:rPr>
          <w:i/>
          <w:iCs/>
        </w:rPr>
        <w:t>et al.</w:t>
      </w:r>
      <w:r w:rsidRPr="00F0022E">
        <w:t xml:space="preserve"> ProteomeXchange provides globally coordinated proteomics data submission and dissemination. Nature Biotechnol. 2014;32:223-226. doi:10.1038/nbt.2839</w:t>
      </w:r>
    </w:p>
    <w:p w14:paraId="2C96BA3D" w14:textId="1DB01271" w:rsidR="001370C5" w:rsidRDefault="001E1693">
      <w:pPr>
        <w:rPr>
          <w:rFonts w:ascii="Helvetica" w:hAnsi="Helvetica"/>
          <w:sz w:val="26"/>
        </w:rPr>
      </w:pPr>
      <w:r w:rsidRPr="00785E0B">
        <w:rPr>
          <w:rFonts w:ascii="Helvetica" w:hAnsi="Helvetica"/>
        </w:rPr>
        <w:lastRenderedPageBreak/>
        <w:fldChar w:fldCharType="end"/>
      </w:r>
      <w:r w:rsidR="001370C5"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RNA-Seq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2296C4AF">
            <wp:simplePos x="0" y="0"/>
            <wp:positionH relativeFrom="margin">
              <wp:posOffset>447675</wp:posOffset>
            </wp:positionH>
            <wp:positionV relativeFrom="paragraph">
              <wp:posOffset>179070</wp:posOffset>
            </wp:positionV>
            <wp:extent cx="5026025" cy="5594985"/>
            <wp:effectExtent l="0" t="0" r="317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26025"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0F9C4BA8"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(i) initial data preparation, (ii) training and prediction, and (iii) model tuning. After (i) initial data preparation, the samples are (ii) semi-randomly (preserving sub-sample ratios) separa</w:t>
      </w:r>
      <w:r w:rsidR="00C14F0E">
        <w:rPr>
          <w:rFonts w:ascii="Helvetica" w:hAnsi="Helvetica"/>
        </w:rPr>
        <w:t>ted into 2 parts, the training/validation</w:t>
      </w:r>
      <w:r w:rsidRPr="00AE7326">
        <w:rPr>
          <w:rFonts w:ascii="Helvetica" w:hAnsi="Helvetica"/>
        </w:rPr>
        <w:t xml:space="preserve"> set and the test set. After applying fSVA and PCA to the training</w:t>
      </w:r>
      <w:r w:rsidR="00C14F0E">
        <w:rPr>
          <w:rFonts w:ascii="Helvetica" w:hAnsi="Helvetica"/>
        </w:rPr>
        <w:t>/validation</w:t>
      </w:r>
      <w:r w:rsidRPr="00AE7326">
        <w:rPr>
          <w:rFonts w:ascii="Helvetica" w:hAnsi="Helvetica"/>
        </w:rPr>
        <w:t xml:space="preserve"> data, </w:t>
      </w:r>
      <w:r w:rsidR="008C1C65">
        <w:rPr>
          <w:rFonts w:ascii="Helvetica" w:hAnsi="Helvetica"/>
        </w:rPr>
        <w:t xml:space="preserve">we </w:t>
      </w:r>
      <w:r w:rsidRPr="00AE7326">
        <w:rPr>
          <w:rFonts w:ascii="Helvetica" w:hAnsi="Helvetica"/>
        </w:rPr>
        <w:t>train supervised SVM or random forest models</w:t>
      </w:r>
      <w:r w:rsidR="00C14F0E">
        <w:rPr>
          <w:rFonts w:ascii="Helvetica" w:hAnsi="Helvetica"/>
        </w:rPr>
        <w:t xml:space="preserve"> on the training/validation set</w:t>
      </w:r>
      <w:r w:rsidRPr="00AE7326">
        <w:rPr>
          <w:rFonts w:ascii="Helvetica" w:hAnsi="Helvetica"/>
        </w:rPr>
        <w:t>. After obtaining the tuned model we make predictions on the test data that has been batch corrected (via fSVA) and rotated (via PCA). This whole process is repeated 60 times to collect statistics on model performance. For model tuning (iii), t</w:t>
      </w:r>
      <w:r w:rsidR="00C14F0E">
        <w:rPr>
          <w:rFonts w:ascii="Helvetica" w:hAnsi="Helvetica"/>
        </w:rPr>
        <w:t xml:space="preserve">he training/validation </w:t>
      </w:r>
      <w:r w:rsidRPr="00AE7326">
        <w:rPr>
          <w:rFonts w:ascii="Helvetica" w:hAnsi="Helvetica"/>
        </w:rPr>
        <w:t xml:space="preserve">data set is similarly divided semi-randomly into training and </w:t>
      </w:r>
      <w:r w:rsidR="00C14F0E">
        <w:rPr>
          <w:rFonts w:ascii="Helvetica" w:hAnsi="Helvetica"/>
        </w:rPr>
        <w:t>validation</w:t>
      </w:r>
      <w:r w:rsidRPr="00AE7326">
        <w:rPr>
          <w:rFonts w:ascii="Helvetica" w:hAnsi="Helvetica"/>
        </w:rPr>
        <w:t xml:space="preserve"> datasets</w:t>
      </w:r>
      <w:r w:rsidR="00C14F0E">
        <w:rPr>
          <w:rFonts w:ascii="Helvetica" w:hAnsi="Helvetica"/>
        </w:rPr>
        <w:t xml:space="preserve"> to optimize hyperparameters using a grid search approach</w:t>
      </w:r>
      <w:r w:rsidRPr="00AE7326">
        <w:rPr>
          <w:rFonts w:ascii="Helvetica" w:hAnsi="Helvetica"/>
        </w:rPr>
        <w:t xml:space="preserve">. The tuning procedure is repeated 10 times and the </w:t>
      </w:r>
      <w:r w:rsidR="00C14F0E">
        <w:rPr>
          <w:rFonts w:ascii="Helvetica" w:hAnsi="Helvetica"/>
        </w:rPr>
        <w:t>parameter set</w:t>
      </w:r>
      <w:r w:rsidRPr="00AE7326">
        <w:rPr>
          <w:rFonts w:ascii="Helvetica" w:hAnsi="Helvetica"/>
        </w:rPr>
        <w:t xml:space="preserve"> </w:t>
      </w:r>
      <w:r w:rsidR="00C14F0E">
        <w:rPr>
          <w:rFonts w:ascii="Helvetica" w:hAnsi="Helvetica"/>
        </w:rPr>
        <w:t xml:space="preserve">that performs best—on average—during </w:t>
      </w:r>
      <w:r w:rsidRPr="00AE7326">
        <w:rPr>
          <w:rFonts w:ascii="Helvetica" w:hAnsi="Helvetica"/>
        </w:rPr>
        <w:t xml:space="preserve">the 10 repeats is considered the winning model and is used for prediction on the test </w:t>
      </w:r>
      <w:r w:rsidR="00C14F0E">
        <w:rPr>
          <w:rFonts w:ascii="Helvetica" w:hAnsi="Helvetica"/>
        </w:rPr>
        <w:t xml:space="preserve">set </w:t>
      </w:r>
      <w:r w:rsidRPr="00AE7326">
        <w:rPr>
          <w:rFonts w:ascii="Helvetica" w:hAnsi="Helvetica"/>
        </w:rPr>
        <w:t>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5"/>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1942C5C6"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w:t>
      </w:r>
      <w:r w:rsidR="00C14F0E">
        <w:rPr>
          <w:rFonts w:ascii="Helvetica" w:hAnsi="Helvetica"/>
        </w:rPr>
        <w:t>/validation</w:t>
      </w:r>
      <w:r w:rsidRPr="00AE7326">
        <w:rPr>
          <w:rFonts w:ascii="Helvetica" w:hAnsi="Helvetica"/>
        </w:rPr>
        <w:t xml:space="preserve">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31968CB1" w:rsidR="001811DA" w:rsidRPr="00AE7326" w:rsidRDefault="001811DA" w:rsidP="00AE7326">
      <w:pPr>
        <w:tabs>
          <w:tab w:val="left" w:pos="7376"/>
        </w:tabs>
        <w:rPr>
          <w:rFonts w:ascii="Helvetica" w:hAnsi="Helvetica"/>
          <w:b/>
        </w:rPr>
      </w:pPr>
      <w:r w:rsidRPr="00AE7326">
        <w:rPr>
          <w:rFonts w:ascii="Helvetica" w:hAnsi="Helvetica"/>
          <w:b/>
        </w:rPr>
        <w:t xml:space="preserve">Figure 4. </w:t>
      </w:r>
      <w:r w:rsidR="00C14F0E">
        <w:rPr>
          <w:rFonts w:ascii="Helvetica" w:hAnsi="Helvetica"/>
          <w:b/>
        </w:rPr>
        <w:t>Test set p</w:t>
      </w:r>
      <w:r w:rsidRPr="00AE7326">
        <w:rPr>
          <w:rFonts w:ascii="Helvetica" w:hAnsi="Helvetica"/>
          <w:b/>
        </w:rPr>
        <w:t xml:space="preserve">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7E7A7EA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w:t>
      </w:r>
      <w:r w:rsidR="00C14F0E">
        <w:rPr>
          <w:rFonts w:ascii="Helvetica" w:hAnsi="Helvetica"/>
        </w:rPr>
        <w:t>and</w:t>
      </w:r>
      <w:r w:rsidRPr="00AE7326">
        <w:rPr>
          <w:rFonts w:ascii="Helvetica" w:hAnsi="Helvetica"/>
        </w:rPr>
        <w:t xml:space="preserve">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74653EEA"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8"/>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 xml:space="preserve">We separated data by growth phase and then trained </w:t>
      </w:r>
      <w:r w:rsidR="00C14F0E">
        <w:rPr>
          <w:rFonts w:ascii="Helvetica" w:hAnsi="Helvetica"/>
        </w:rPr>
        <w:t xml:space="preserve">separate </w:t>
      </w:r>
      <w:r w:rsidRPr="00AE7326">
        <w:rPr>
          <w:rFonts w:ascii="Helvetica" w:hAnsi="Helvetica"/>
        </w:rPr>
        <w:t xml:space="preserve">models to predict carbon source, magnesium level, and sodium level within each growth phase. Regardless of </w:t>
      </w:r>
      <w:r w:rsidR="00C14F0E">
        <w:rPr>
          <w:rFonts w:ascii="Helvetica" w:hAnsi="Helvetica"/>
        </w:rPr>
        <w:t>the</w:t>
      </w:r>
      <w:r w:rsidR="008C1C65">
        <w:rPr>
          <w:rFonts w:ascii="Helvetica" w:hAnsi="Helvetica"/>
        </w:rPr>
        <w:t xml:space="preserve"> data source</w:t>
      </w:r>
      <w:r w:rsidRPr="00AE7326">
        <w:rPr>
          <w:rFonts w:ascii="Helvetica" w:hAnsi="Helvetica"/>
        </w:rPr>
        <w:t xml:space="preserve">,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9"/>
                    <a:stretch>
                      <a:fillRect/>
                    </a:stretch>
                  </pic:blipFill>
                  <pic:spPr>
                    <a:xfrm>
                      <a:off x="0" y="0"/>
                      <a:ext cx="6400800" cy="4460240"/>
                    </a:xfrm>
                    <a:prstGeom prst="rect">
                      <a:avLst/>
                    </a:prstGeom>
                  </pic:spPr>
                </pic:pic>
              </a:graphicData>
            </a:graphic>
          </wp:inline>
        </w:drawing>
      </w:r>
    </w:p>
    <w:p w14:paraId="4CB6209C" w14:textId="28E79A0B"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macro</w:t>
      </w:r>
      <w:r w:rsidR="00C14F0E">
        <w:rPr>
          <w:rFonts w:ascii="Helvetica" w:hAnsi="Helvetica"/>
        </w:rPr>
        <w:t>-</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w:t>
      </w:r>
      <w:r w:rsidR="00C14F0E">
        <w:rPr>
          <w:rFonts w:ascii="Helvetica" w:hAnsi="Helvetica"/>
        </w:rPr>
        <w:t xml:space="preserve">n abundances for this analysis. To facilitate comparison with our previous results, </w:t>
      </w:r>
      <w:r w:rsidR="00873DD1">
        <w:rPr>
          <w:rFonts w:ascii="Helvetica" w:hAnsi="Helvetica"/>
        </w:rPr>
        <w:t xml:space="preserve">we used the </w:t>
      </w:r>
      <w:r w:rsidR="00873DD1" w:rsidRPr="00AE7326">
        <w:rPr>
          <w:rFonts w:ascii="Helvetica" w:hAnsi="Helvetica"/>
        </w:rPr>
        <w:t xml:space="preserve">multi-class </w:t>
      </w:r>
      <w:r w:rsidR="00873DD1">
        <w:rPr>
          <w:rFonts w:ascii="Helvetica" w:hAnsi="Helvetica"/>
        </w:rPr>
        <w:t>macro</w:t>
      </w:r>
      <w:r w:rsidR="00C14F0E">
        <w:rPr>
          <w:rFonts w:ascii="Helvetica" w:hAnsi="Helvetica"/>
        </w:rPr>
        <w:t>-</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w:t>
      </w:r>
      <w:r w:rsidR="00C14F0E">
        <w:rPr>
          <w:rFonts w:ascii="Helvetica" w:hAnsi="Helvetica"/>
        </w:rPr>
        <w:t>even for univariate predictions</w:t>
      </w:r>
      <w:r w:rsidR="00873DD1">
        <w:rPr>
          <w:rFonts w:ascii="Helvetica" w:hAnsi="Helvetica"/>
        </w:rPr>
        <w:t xml:space="preserve">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C14F0E">
        <w:rPr>
          <w:rFonts w:ascii="Helvetica" w:hAnsi="Helvetica"/>
        </w:rPr>
        <w:t>s for the individual outcomes (</w:t>
      </w:r>
      <w:r w:rsidR="00873DD1">
        <w:rPr>
          <w:rFonts w:ascii="Helvetica" w:hAnsi="Helvetica"/>
        </w:rPr>
        <w:t>such as the different carbon sources</w:t>
      </w:r>
      <w:r w:rsidR="00C14F0E">
        <w:rPr>
          <w:rFonts w:ascii="Helvetica" w:hAnsi="Helvetica"/>
        </w:rPr>
        <w:t>)</w:t>
      </w:r>
      <w:r w:rsidR="00873DD1">
        <w:rPr>
          <w:rFonts w:ascii="Helvetica" w:hAnsi="Helvetica"/>
        </w:rPr>
        <w:t>.</w:t>
      </w:r>
    </w:p>
    <w:p w14:paraId="7D7EF6EF" w14:textId="7E9DC1D2" w:rsidR="004A4D53" w:rsidRDefault="004A4D53" w:rsidP="004A4D53">
      <w:pPr>
        <w:keepNext/>
        <w:keepLines/>
        <w:spacing w:before="200" w:line="360" w:lineRule="auto"/>
        <w:outlineLvl w:val="1"/>
        <w:rPr>
          <w:rFonts w:ascii="Helvetica" w:eastAsia="MS Gothic" w:hAnsi="Helvetica"/>
          <w:b/>
          <w:bCs/>
          <w:sz w:val="26"/>
          <w:szCs w:val="26"/>
        </w:rPr>
      </w:pP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51F6C151"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 xml:space="preserve">The ties are counted for all the </w:t>
      </w:r>
      <w:r w:rsidR="00C14F0E">
        <w:rPr>
          <w:rFonts w:ascii="Helvetica" w:hAnsi="Helvetica"/>
        </w:rPr>
        <w:t>“</w:t>
      </w:r>
      <w:r w:rsidR="003E1859">
        <w:rPr>
          <w:rFonts w:ascii="Helvetica" w:hAnsi="Helvetica"/>
        </w:rPr>
        <w:t>winner</w:t>
      </w:r>
      <w:r w:rsidR="00C14F0E">
        <w:rPr>
          <w:rFonts w:ascii="Helvetica" w:hAnsi="Helvetica"/>
        </w:rPr>
        <w:t>”</w:t>
      </w:r>
      <w:r w:rsidR="003E1859">
        <w:rPr>
          <w:rFonts w:ascii="Helvetica" w:hAnsi="Helvetica"/>
        </w:rPr>
        <w:t xml:space="preserve">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lastRenderedPageBreak/>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hAnsi="Helvetica"/>
                <w:color w:val="000000" w:themeColor="text1"/>
              </w:rPr>
            </w:pPr>
            <w:r>
              <w:rPr>
                <w:rFonts w:ascii="Helvetica" w:hAnsi="Helvetica"/>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hAnsi="Helvetica"/>
                <w:color w:val="000000" w:themeColor="text1"/>
              </w:rPr>
            </w:pPr>
            <w:r>
              <w:rPr>
                <w:rFonts w:ascii="Helvetica" w:hAnsi="Helvetica"/>
                <w:caps w:val="0"/>
                <w:color w:val="000000" w:themeColor="text1"/>
              </w:rPr>
              <w:t>SVM, radi</w:t>
            </w:r>
            <w:r w:rsidRPr="00AE7326">
              <w:rPr>
                <w:rFonts w:ascii="Helvetica" w:hAnsi="Helvetica"/>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hAnsi="Helvetica"/>
                <w:caps w:val="0"/>
                <w:color w:val="000000" w:themeColor="text1"/>
              </w:rPr>
            </w:pPr>
          </w:p>
          <w:p w14:paraId="2D327482" w14:textId="4488BE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hAnsi="Helvetica"/>
                <w:caps w:val="0"/>
                <w:color w:val="000000" w:themeColor="text1"/>
              </w:rPr>
            </w:pPr>
          </w:p>
          <w:p w14:paraId="01CE9216" w14:textId="4891A36C"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hAnsi="Helvetica"/>
                <w:caps w:val="0"/>
                <w:color w:val="000000" w:themeColor="text1"/>
              </w:rPr>
            </w:pPr>
          </w:p>
          <w:p w14:paraId="6E1E2D85" w14:textId="61C8D3A5"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5CAB9973" w14:textId="77777777" w:rsidR="00191985" w:rsidRDefault="00191985" w:rsidP="003C7032">
      <w:pPr>
        <w:tabs>
          <w:tab w:val="left" w:pos="0"/>
          <w:tab w:val="left" w:pos="7376"/>
        </w:tabs>
        <w:rPr>
          <w:rFonts w:ascii="Helvetica" w:hAnsi="Helvetica"/>
          <w:b/>
          <w:color w:val="000000" w:themeColor="text1"/>
        </w:rPr>
      </w:pPr>
    </w:p>
    <w:p w14:paraId="68A33BB3" w14:textId="77777777" w:rsidR="00191985" w:rsidRDefault="00191985" w:rsidP="003C7032">
      <w:pPr>
        <w:tabs>
          <w:tab w:val="left" w:pos="0"/>
          <w:tab w:val="left" w:pos="7376"/>
        </w:tabs>
        <w:rPr>
          <w:rFonts w:ascii="Helvetica" w:hAnsi="Helvetica"/>
          <w:b/>
          <w:color w:val="000000" w:themeColor="text1"/>
        </w:rPr>
      </w:pPr>
    </w:p>
    <w:p w14:paraId="367575F4" w14:textId="4BF6346A" w:rsidR="003C7032" w:rsidRDefault="008C1128" w:rsidP="003C7032">
      <w:pPr>
        <w:tabs>
          <w:tab w:val="left" w:pos="0"/>
          <w:tab w:val="left" w:pos="7376"/>
        </w:tabs>
        <w:rPr>
          <w:rFonts w:ascii="Helvetica" w:hAnsi="Helvetica"/>
        </w:rPr>
      </w:pPr>
      <w:r>
        <w:rPr>
          <w:rFonts w:ascii="Helvetica" w:hAnsi="Helvetica"/>
          <w:b/>
          <w:color w:val="000000" w:themeColor="text1"/>
        </w:rPr>
        <w:t>Table 3</w:t>
      </w:r>
      <w:r w:rsidRPr="00AE7326">
        <w:rPr>
          <w:rFonts w:ascii="Helvetica" w:hAnsi="Helvetica"/>
          <w:b/>
          <w:color w:val="000000" w:themeColor="text1"/>
        </w:rPr>
        <w:t>:</w:t>
      </w:r>
      <w:r w:rsidRPr="00AE7326">
        <w:rPr>
          <w:rFonts w:ascii="Helvetica" w:hAnsi="Helvetica"/>
          <w:color w:val="000000" w:themeColor="text1"/>
        </w:rPr>
        <w:t xml:space="preserve"> </w:t>
      </w:r>
      <w:r w:rsidR="003C7032" w:rsidRPr="00292CD0">
        <w:rPr>
          <w:rFonts w:ascii="Helvetica" w:hAnsi="Helvetica"/>
          <w:b/>
        </w:rPr>
        <w:t>Performance of the protein model on external data.</w:t>
      </w:r>
      <w:r w:rsidR="003C7032" w:rsidRPr="00292CD0">
        <w:rPr>
          <w:rFonts w:ascii="Helvetica" w:hAnsi="Helvetica"/>
        </w:rPr>
        <w:t xml:space="preserve"> For each of the five external samples we matched to conditions in our dataset, we show the predicted sodium level, magnesium level, carbon source, and growth phase. </w:t>
      </w:r>
      <w:r w:rsidR="00191985">
        <w:rPr>
          <w:rFonts w:ascii="Helvetica" w:hAnsi="Helvetica"/>
        </w:rPr>
        <w:t>Regular</w:t>
      </w:r>
      <w:r w:rsidR="003C7032" w:rsidRPr="00292CD0">
        <w:rPr>
          <w:rFonts w:ascii="Helvetica" w:hAnsi="Helvetica"/>
        </w:rPr>
        <w:t xml:space="preserve"> text indicates a correct prediction</w:t>
      </w:r>
      <w:r w:rsidR="00191985">
        <w:rPr>
          <w:rFonts w:ascii="Helvetica" w:hAnsi="Helvetica"/>
        </w:rPr>
        <w:t xml:space="preserve"> for the sample in </w:t>
      </w:r>
      <w:r w:rsidR="00191985" w:rsidRPr="00116D14">
        <w:rPr>
          <w:rFonts w:ascii="Helvetica" w:hAnsi="Helvetica"/>
        </w:rPr>
        <w:t>the given column</w:t>
      </w:r>
      <w:r w:rsidR="00116D14" w:rsidRPr="00B11C78">
        <w:rPr>
          <w:rFonts w:ascii="Helvetica" w:hAnsi="Helvetica"/>
        </w:rPr>
        <w:t xml:space="preserve">, the </w:t>
      </w:r>
      <w:ins w:id="98" w:author="Hockenberry, Adam J" w:date="2018-09-27T11:43:00Z">
        <w:r w:rsidR="00B11C78" w:rsidRPr="00B11C78">
          <w:rPr>
            <w:rFonts w:ascii="Helvetica" w:hAnsi="Helvetica"/>
            <w:rPrChange w:id="99" w:author="Hockenberry, Adam J" w:date="2018-09-27T11:44:00Z">
              <w:rPr/>
            </w:rPrChange>
          </w:rPr>
          <w:t>‡</w:t>
        </w:r>
      </w:ins>
      <w:del w:id="100" w:author="Hockenberry, Adam J" w:date="2018-09-27T11:43:00Z">
        <w:r w:rsidR="00116D14" w:rsidRPr="00B11C78" w:rsidDel="00B11C78">
          <w:rPr>
            <w:rFonts w:ascii="Helvetica" w:hAnsi="Helvetica"/>
          </w:rPr>
          <w:delText>^</w:delText>
        </w:r>
      </w:del>
      <w:r w:rsidR="00116D14" w:rsidRPr="00B11C78">
        <w:rPr>
          <w:rFonts w:ascii="Helvetica" w:hAnsi="Helvetica"/>
        </w:rPr>
        <w:t xml:space="preserve"> symbol</w:t>
      </w:r>
      <w:r w:rsidR="003C7032" w:rsidRPr="00B11C78">
        <w:rPr>
          <w:rFonts w:ascii="Helvetica" w:hAnsi="Helvetica"/>
        </w:rPr>
        <w:t xml:space="preserve"> in</w:t>
      </w:r>
      <w:r w:rsidR="008269A8" w:rsidRPr="00B11C78">
        <w:rPr>
          <w:rFonts w:ascii="Helvetica" w:hAnsi="Helvetica"/>
        </w:rPr>
        <w:t>dicate</w:t>
      </w:r>
      <w:r w:rsidR="00116D14" w:rsidRPr="00B32C0A">
        <w:rPr>
          <w:rFonts w:ascii="Helvetica" w:hAnsi="Helvetica"/>
        </w:rPr>
        <w:t>s</w:t>
      </w:r>
      <w:r w:rsidR="008269A8" w:rsidRPr="00B32C0A">
        <w:rPr>
          <w:rFonts w:ascii="Helvetica" w:hAnsi="Helvetica"/>
        </w:rPr>
        <w:t xml:space="preserve"> an incorrect prediction, and </w:t>
      </w:r>
      <w:r w:rsidR="00116D14" w:rsidRPr="007C7AF1">
        <w:rPr>
          <w:rFonts w:ascii="Helvetica" w:hAnsi="Helvetica"/>
        </w:rPr>
        <w:t>the</w:t>
      </w:r>
      <w:r w:rsidR="00191985" w:rsidRPr="007C7AF1">
        <w:rPr>
          <w:rFonts w:ascii="Helvetica" w:hAnsi="Helvetica"/>
        </w:rPr>
        <w:t xml:space="preserve"> </w:t>
      </w:r>
      <w:r w:rsidR="008269A8" w:rsidRPr="007C7AF1">
        <w:rPr>
          <w:rFonts w:ascii="Helvetica" w:hAnsi="Helvetica" w:cs="Calibri"/>
        </w:rPr>
        <w:t>†</w:t>
      </w:r>
      <w:r w:rsidR="008269A8" w:rsidRPr="007C7AF1">
        <w:rPr>
          <w:rFonts w:ascii="Helvetica" w:hAnsi="Helvetica" w:cs="Calibri"/>
          <w:vertAlign w:val="superscript"/>
        </w:rPr>
        <w:t xml:space="preserve"> </w:t>
      </w:r>
      <w:r w:rsidR="008269A8" w:rsidRPr="007C7AF1">
        <w:rPr>
          <w:rFonts w:ascii="Helvetica" w:hAnsi="Helvetica"/>
        </w:rPr>
        <w:t>symbol i</w:t>
      </w:r>
      <w:r w:rsidR="003C7032" w:rsidRPr="00653BFE">
        <w:rPr>
          <w:rFonts w:ascii="Helvetica" w:hAnsi="Helvetica"/>
        </w:rPr>
        <w:t>ndicates a prediction</w:t>
      </w:r>
      <w:r w:rsidR="003C7032" w:rsidRPr="00B11C78">
        <w:rPr>
          <w:rFonts w:ascii="Helvetica" w:hAnsi="Helvetica"/>
        </w:rPr>
        <w:t xml:space="preserve"> where the external data falls between two categories in our d</w:t>
      </w:r>
      <w:r w:rsidR="008269A8" w:rsidRPr="00B11C78">
        <w:rPr>
          <w:rFonts w:ascii="Helvetica" w:hAnsi="Helvetica"/>
        </w:rPr>
        <w:t xml:space="preserve">ata (see Methods for details). </w:t>
      </w:r>
      <w:r w:rsidR="003C7032" w:rsidRPr="00B11C78">
        <w:rPr>
          <w:rFonts w:ascii="Helvetica" w:hAnsi="Helvetica"/>
        </w:rPr>
        <w:t>Predictions</w:t>
      </w:r>
      <w:r w:rsidR="003C7032" w:rsidRPr="00116D14">
        <w:rPr>
          <w:rFonts w:ascii="Helvetica" w:hAnsi="Helvetica"/>
        </w:rPr>
        <w:t xml:space="preserve"> </w:t>
      </w:r>
      <w:r w:rsidR="008269A8" w:rsidRPr="00116D14">
        <w:rPr>
          <w:rFonts w:ascii="Helvetica" w:hAnsi="Helvetica"/>
        </w:rPr>
        <w:t xml:space="preserve">here are based on </w:t>
      </w:r>
      <w:r w:rsidR="003C7032" w:rsidRPr="00116D14">
        <w:rPr>
          <w:rFonts w:ascii="Helvetica" w:hAnsi="Helvetica"/>
        </w:rPr>
        <w:t xml:space="preserve">a model trained </w:t>
      </w:r>
      <w:r w:rsidR="008269A8" w:rsidRPr="00116D14">
        <w:rPr>
          <w:rFonts w:ascii="Helvetica" w:hAnsi="Helvetica"/>
        </w:rPr>
        <w:t>using</w:t>
      </w:r>
      <w:r w:rsidR="003C7032" w:rsidRPr="00116D14">
        <w:rPr>
          <w:rFonts w:ascii="Helvetica" w:hAnsi="Helvetica"/>
        </w:rPr>
        <w:t xml:space="preserve"> our complete </w:t>
      </w:r>
      <w:r w:rsidR="00191985" w:rsidRPr="00116D14">
        <w:rPr>
          <w:rFonts w:ascii="Helvetica" w:hAnsi="Helvetica"/>
        </w:rPr>
        <w:t>dataset, and a</w:t>
      </w:r>
      <w:r w:rsidR="003C7032" w:rsidRPr="00116D14">
        <w:rPr>
          <w:rFonts w:ascii="Helvetica" w:hAnsi="Helvetica"/>
        </w:rPr>
        <w:t xml:space="preserve">ny missing protein abundances in the external test data were replaced by the median values </w:t>
      </w:r>
      <w:r w:rsidR="003C7032">
        <w:rPr>
          <w:rFonts w:ascii="Helvetica" w:hAnsi="Helvetica"/>
        </w:rPr>
        <w:t>from</w:t>
      </w:r>
      <w:r w:rsidR="003C7032" w:rsidRPr="00292CD0">
        <w:rPr>
          <w:rFonts w:ascii="Helvetica" w:hAnsi="Helvetica"/>
        </w:rPr>
        <w:t xml:space="preserve"> the training dataset</w:t>
      </w:r>
      <w:r w:rsidR="00191985">
        <w:rPr>
          <w:rFonts w:ascii="Helvetica" w:hAnsi="Helvetica"/>
        </w:rPr>
        <w:t>.</w:t>
      </w:r>
      <w:r w:rsidR="003C7032" w:rsidRPr="00292CD0">
        <w:rPr>
          <w:rFonts w:ascii="Helvetica" w:hAnsi="Helvetica"/>
        </w:rPr>
        <w:t xml:space="preserve"> </w:t>
      </w:r>
    </w:p>
    <w:p w14:paraId="319F6065" w14:textId="6A33F6E8" w:rsidR="008269A8" w:rsidRPr="00292CD0" w:rsidRDefault="008269A8" w:rsidP="003C7032">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50523793"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4868C5CB" w14:textId="77777777" w:rsidR="008269A8" w:rsidRDefault="008269A8">
            <w:pPr>
              <w:rPr>
                <w:rFonts w:ascii="Helvetica" w:hAnsi="Helvetica" w:cs="Calibri"/>
                <w:b/>
                <w:bCs/>
                <w:color w:val="000000"/>
              </w:rPr>
            </w:pPr>
            <w:r>
              <w:rPr>
                <w:rFonts w:ascii="Helvetica" w:hAnsi="Helvetica" w:cs="Calibri"/>
                <w:b/>
                <w:bCs/>
                <w:color w:val="000000"/>
              </w:rPr>
              <w:lastRenderedPageBreak/>
              <w:t> Sample</w:t>
            </w:r>
          </w:p>
        </w:tc>
        <w:tc>
          <w:tcPr>
            <w:tcW w:w="1300" w:type="dxa"/>
            <w:tcBorders>
              <w:top w:val="single" w:sz="8" w:space="0" w:color="000000"/>
              <w:left w:val="nil"/>
              <w:bottom w:val="single" w:sz="8" w:space="0" w:color="000000"/>
              <w:right w:val="single" w:sz="8" w:space="0" w:color="FFFFFF"/>
            </w:tcBorders>
            <w:shd w:val="clear" w:color="auto" w:fill="auto"/>
            <w:vAlign w:val="center"/>
            <w:hideMark/>
          </w:tcPr>
          <w:p w14:paraId="7678E44B" w14:textId="162730CE"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single" w:sz="8" w:space="0" w:color="FFFFFF"/>
            </w:tcBorders>
            <w:shd w:val="clear" w:color="auto" w:fill="auto"/>
            <w:vAlign w:val="center"/>
            <w:hideMark/>
          </w:tcPr>
          <w:p w14:paraId="16DB1280" w14:textId="6099615B"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single" w:sz="8" w:space="0" w:color="FFFFFF"/>
            </w:tcBorders>
            <w:shd w:val="clear" w:color="auto" w:fill="auto"/>
            <w:vAlign w:val="center"/>
            <w:hideMark/>
          </w:tcPr>
          <w:p w14:paraId="6D6178B6"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single" w:sz="8" w:space="0" w:color="FFFFFF"/>
            </w:tcBorders>
            <w:shd w:val="clear" w:color="auto" w:fill="auto"/>
            <w:vAlign w:val="center"/>
            <w:hideMark/>
          </w:tcPr>
          <w:p w14:paraId="4F60D182"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A97F060" w14:textId="77777777" w:rsidTr="00116D14">
        <w:trPr>
          <w:trHeight w:val="360"/>
        </w:trPr>
        <w:tc>
          <w:tcPr>
            <w:tcW w:w="2900" w:type="dxa"/>
            <w:tcBorders>
              <w:top w:val="nil"/>
              <w:left w:val="nil"/>
              <w:bottom w:val="nil"/>
              <w:right w:val="nil"/>
            </w:tcBorders>
            <w:shd w:val="clear" w:color="auto" w:fill="auto"/>
            <w:vAlign w:val="center"/>
            <w:hideMark/>
          </w:tcPr>
          <w:p w14:paraId="7D2AE9F3"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725E1087"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DACF19F" w14:textId="6B717789" w:rsidR="008269A8" w:rsidRPr="00B11C78" w:rsidRDefault="008269A8">
            <w:pPr>
              <w:rPr>
                <w:rFonts w:ascii="Helvetica" w:hAnsi="Helvetica" w:cs="Calibri"/>
                <w:color w:val="000000"/>
              </w:rPr>
            </w:pPr>
            <w:r w:rsidRPr="00B11C78">
              <w:rPr>
                <w:rFonts w:ascii="Helvetica" w:hAnsi="Helvetica" w:cs="Calibri"/>
                <w:color w:val="000000"/>
              </w:rPr>
              <w:t>high</w:t>
            </w:r>
            <w:ins w:id="101" w:author="Hockenberry, Adam J" w:date="2018-09-27T11:43:00Z">
              <w:r w:rsidR="00B11C78" w:rsidRPr="00B11C78">
                <w:rPr>
                  <w:rFonts w:ascii="Helvetica" w:hAnsi="Helvetica"/>
                  <w:vertAlign w:val="superscript"/>
                  <w:rPrChange w:id="102" w:author="Hockenberry, Adam J" w:date="2018-09-27T11:44:00Z">
                    <w:rPr>
                      <w:vertAlign w:val="superscript"/>
                    </w:rPr>
                  </w:rPrChange>
                </w:rPr>
                <w:t>‡</w:t>
              </w:r>
            </w:ins>
            <w:del w:id="103" w:author="Hockenberry, Adam J" w:date="2018-09-27T11:43:00Z">
              <w:r w:rsidR="00116D14" w:rsidRPr="00B11C78" w:rsidDel="00B11C78">
                <w:rPr>
                  <w:rFonts w:ascii="Helvetica" w:hAnsi="Helvetica" w:cs="Calibri"/>
                  <w:color w:val="000000"/>
                </w:rPr>
                <w:delText>^</w:delText>
              </w:r>
            </w:del>
          </w:p>
        </w:tc>
        <w:tc>
          <w:tcPr>
            <w:tcW w:w="2020" w:type="dxa"/>
            <w:tcBorders>
              <w:top w:val="nil"/>
              <w:left w:val="nil"/>
              <w:bottom w:val="nil"/>
              <w:right w:val="nil"/>
            </w:tcBorders>
            <w:shd w:val="clear" w:color="auto" w:fill="auto"/>
            <w:vAlign w:val="center"/>
            <w:hideMark/>
          </w:tcPr>
          <w:p w14:paraId="0EBE2DDE"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30F24D9B"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0CF8F5A6" w14:textId="77777777" w:rsidTr="00116D14">
        <w:trPr>
          <w:trHeight w:val="360"/>
        </w:trPr>
        <w:tc>
          <w:tcPr>
            <w:tcW w:w="2900" w:type="dxa"/>
            <w:tcBorders>
              <w:top w:val="nil"/>
              <w:left w:val="nil"/>
              <w:bottom w:val="nil"/>
              <w:right w:val="nil"/>
            </w:tcBorders>
            <w:shd w:val="clear" w:color="auto" w:fill="auto"/>
            <w:vAlign w:val="center"/>
            <w:hideMark/>
          </w:tcPr>
          <w:p w14:paraId="11ED6E2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5CA717B2"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144DF7C" w14:textId="4E6AAFC3" w:rsidR="008269A8" w:rsidRPr="00B11C78" w:rsidRDefault="008269A8">
            <w:pPr>
              <w:rPr>
                <w:rFonts w:ascii="Helvetica" w:hAnsi="Helvetica" w:cs="Calibri"/>
                <w:color w:val="000000"/>
              </w:rPr>
            </w:pPr>
            <w:r w:rsidRPr="00B11C78">
              <w:rPr>
                <w:rFonts w:ascii="Helvetica" w:hAnsi="Helvetica" w:cs="Calibri"/>
                <w:color w:val="000000"/>
              </w:rPr>
              <w:t>high</w:t>
            </w:r>
            <w:ins w:id="104" w:author="Hockenberry, Adam J" w:date="2018-09-27T11:43:00Z">
              <w:r w:rsidR="00B11C78" w:rsidRPr="00B11C78">
                <w:rPr>
                  <w:rFonts w:ascii="Helvetica" w:hAnsi="Helvetica"/>
                  <w:vertAlign w:val="superscript"/>
                  <w:rPrChange w:id="105" w:author="Hockenberry, Adam J" w:date="2018-09-27T11:44:00Z">
                    <w:rPr>
                      <w:vertAlign w:val="superscript"/>
                    </w:rPr>
                  </w:rPrChange>
                </w:rPr>
                <w:t>‡</w:t>
              </w:r>
            </w:ins>
            <w:del w:id="106" w:author="Hockenberry, Adam J" w:date="2018-09-27T11:43:00Z">
              <w:r w:rsidR="00116D14" w:rsidRPr="00B11C78" w:rsidDel="00B11C78">
                <w:rPr>
                  <w:rFonts w:ascii="Helvetica" w:hAnsi="Helvetica" w:cs="Calibri"/>
                  <w:color w:val="000000"/>
                </w:rPr>
                <w:delText>^</w:delText>
              </w:r>
            </w:del>
          </w:p>
        </w:tc>
        <w:tc>
          <w:tcPr>
            <w:tcW w:w="2020" w:type="dxa"/>
            <w:tcBorders>
              <w:top w:val="nil"/>
              <w:left w:val="nil"/>
              <w:bottom w:val="nil"/>
              <w:right w:val="nil"/>
            </w:tcBorders>
            <w:shd w:val="clear" w:color="auto" w:fill="auto"/>
            <w:vAlign w:val="center"/>
            <w:hideMark/>
          </w:tcPr>
          <w:p w14:paraId="1A3E4708" w14:textId="4F78A11C" w:rsidR="008269A8" w:rsidRPr="00B11C78" w:rsidRDefault="008269A8">
            <w:pPr>
              <w:rPr>
                <w:rFonts w:ascii="Helvetica" w:hAnsi="Helvetica" w:cs="Calibri"/>
                <w:color w:val="000000"/>
              </w:rPr>
            </w:pPr>
            <w:r w:rsidRPr="00B11C78">
              <w:rPr>
                <w:rFonts w:ascii="Helvetica" w:hAnsi="Helvetica" w:cs="Calibri"/>
                <w:color w:val="000000"/>
              </w:rPr>
              <w:t>Glucose</w:t>
            </w:r>
            <w:ins w:id="107" w:author="Hockenberry, Adam J" w:date="2018-09-27T11:43:00Z">
              <w:r w:rsidR="00B11C78" w:rsidRPr="00B11C78">
                <w:rPr>
                  <w:rFonts w:ascii="Helvetica" w:hAnsi="Helvetica"/>
                  <w:vertAlign w:val="superscript"/>
                  <w:rPrChange w:id="108" w:author="Hockenberry, Adam J" w:date="2018-09-27T11:44:00Z">
                    <w:rPr>
                      <w:vertAlign w:val="superscript"/>
                    </w:rPr>
                  </w:rPrChange>
                </w:rPr>
                <w:t>‡</w:t>
              </w:r>
            </w:ins>
            <w:del w:id="109" w:author="Hockenberry, Adam J" w:date="2018-09-27T11:43:00Z">
              <w:r w:rsidR="00116D14" w:rsidRPr="00B11C78" w:rsidDel="00B11C78">
                <w:rPr>
                  <w:rFonts w:ascii="Helvetica" w:hAnsi="Helvetica" w:cs="Calibri"/>
                  <w:color w:val="000000"/>
                </w:rPr>
                <w:delText>^</w:delText>
              </w:r>
            </w:del>
          </w:p>
        </w:tc>
        <w:tc>
          <w:tcPr>
            <w:tcW w:w="1940" w:type="dxa"/>
            <w:tcBorders>
              <w:top w:val="nil"/>
              <w:left w:val="nil"/>
              <w:bottom w:val="nil"/>
              <w:right w:val="nil"/>
            </w:tcBorders>
            <w:shd w:val="clear" w:color="auto" w:fill="auto"/>
            <w:vAlign w:val="center"/>
            <w:hideMark/>
          </w:tcPr>
          <w:p w14:paraId="6237AD1C" w14:textId="77777777" w:rsidR="008269A8" w:rsidRPr="00B32C0A" w:rsidRDefault="008269A8">
            <w:pPr>
              <w:rPr>
                <w:rFonts w:ascii="Helvetica" w:hAnsi="Helvetica" w:cs="Calibri"/>
                <w:color w:val="000000"/>
              </w:rPr>
            </w:pPr>
            <w:r w:rsidRPr="00B32C0A">
              <w:rPr>
                <w:rFonts w:ascii="Helvetica" w:hAnsi="Helvetica" w:cs="Calibri"/>
                <w:color w:val="000000"/>
              </w:rPr>
              <w:t>Exponential</w:t>
            </w:r>
          </w:p>
        </w:tc>
      </w:tr>
      <w:tr w:rsidR="008269A8" w14:paraId="44C177D4" w14:textId="77777777" w:rsidTr="00116D14">
        <w:trPr>
          <w:trHeight w:val="360"/>
        </w:trPr>
        <w:tc>
          <w:tcPr>
            <w:tcW w:w="2900" w:type="dxa"/>
            <w:tcBorders>
              <w:top w:val="nil"/>
              <w:left w:val="nil"/>
              <w:bottom w:val="nil"/>
              <w:right w:val="nil"/>
            </w:tcBorders>
            <w:shd w:val="clear" w:color="auto" w:fill="auto"/>
            <w:vAlign w:val="center"/>
            <w:hideMark/>
          </w:tcPr>
          <w:p w14:paraId="45F4990D" w14:textId="00370549"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53A066F5" w14:textId="77777777" w:rsidR="008269A8" w:rsidRPr="00B11C78" w:rsidRDefault="008269A8">
            <w:pPr>
              <w:rPr>
                <w:rFonts w:ascii="Helvetica" w:hAnsi="Helvetica" w:cs="Calibri"/>
                <w:color w:val="000000"/>
              </w:rPr>
            </w:pPr>
            <w:r w:rsidRPr="00B11C78">
              <w:rPr>
                <w:rFonts w:ascii="Helvetica" w:hAnsi="Helvetica" w:cs="Calibri"/>
                <w:color w:val="000000"/>
              </w:rPr>
              <w:t>base</w:t>
            </w:r>
            <w:r w:rsidRPr="00B11C78">
              <w:rPr>
                <w:rFonts w:ascii="Helvetica" w:hAnsi="Helvetica" w:cs="Calibri"/>
                <w:color w:val="000000"/>
                <w:vertAlign w:val="superscript"/>
              </w:rPr>
              <w:t>†</w:t>
            </w:r>
          </w:p>
        </w:tc>
        <w:tc>
          <w:tcPr>
            <w:tcW w:w="1380" w:type="dxa"/>
            <w:tcBorders>
              <w:top w:val="nil"/>
              <w:left w:val="nil"/>
              <w:bottom w:val="nil"/>
              <w:right w:val="nil"/>
            </w:tcBorders>
            <w:shd w:val="clear" w:color="auto" w:fill="auto"/>
            <w:vAlign w:val="center"/>
            <w:hideMark/>
          </w:tcPr>
          <w:p w14:paraId="4B9A99AC" w14:textId="29986D8C" w:rsidR="008269A8" w:rsidRPr="00B11C78" w:rsidRDefault="008269A8">
            <w:pPr>
              <w:rPr>
                <w:rFonts w:ascii="Helvetica" w:hAnsi="Helvetica" w:cs="Calibri"/>
                <w:color w:val="000000"/>
              </w:rPr>
            </w:pPr>
            <w:r w:rsidRPr="00B11C78">
              <w:rPr>
                <w:rFonts w:ascii="Helvetica" w:hAnsi="Helvetica" w:cs="Calibri"/>
                <w:color w:val="000000"/>
              </w:rPr>
              <w:t>high</w:t>
            </w:r>
            <w:ins w:id="110" w:author="Hockenberry, Adam J" w:date="2018-09-27T11:43:00Z">
              <w:r w:rsidR="00B11C78" w:rsidRPr="00B11C78">
                <w:rPr>
                  <w:rFonts w:ascii="Helvetica" w:hAnsi="Helvetica"/>
                  <w:vertAlign w:val="superscript"/>
                  <w:rPrChange w:id="111" w:author="Hockenberry, Adam J" w:date="2018-09-27T11:44:00Z">
                    <w:rPr>
                      <w:vertAlign w:val="superscript"/>
                    </w:rPr>
                  </w:rPrChange>
                </w:rPr>
                <w:t>‡</w:t>
              </w:r>
            </w:ins>
            <w:del w:id="112" w:author="Hockenberry, Adam J" w:date="2018-09-27T11:43:00Z">
              <w:r w:rsidR="00116D14" w:rsidRPr="00B11C78" w:rsidDel="00B11C78">
                <w:rPr>
                  <w:rFonts w:ascii="Helvetica" w:hAnsi="Helvetica" w:cs="Calibri"/>
                  <w:color w:val="000000"/>
                </w:rPr>
                <w:delText>^</w:delText>
              </w:r>
            </w:del>
          </w:p>
        </w:tc>
        <w:tc>
          <w:tcPr>
            <w:tcW w:w="2020" w:type="dxa"/>
            <w:tcBorders>
              <w:top w:val="nil"/>
              <w:left w:val="nil"/>
              <w:bottom w:val="nil"/>
              <w:right w:val="nil"/>
            </w:tcBorders>
            <w:shd w:val="clear" w:color="auto" w:fill="auto"/>
            <w:vAlign w:val="center"/>
            <w:hideMark/>
          </w:tcPr>
          <w:p w14:paraId="05063F11"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BAE3203"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49F80757" w14:textId="77777777" w:rsidTr="00116D14">
        <w:trPr>
          <w:trHeight w:val="360"/>
        </w:trPr>
        <w:tc>
          <w:tcPr>
            <w:tcW w:w="2900" w:type="dxa"/>
            <w:tcBorders>
              <w:top w:val="nil"/>
              <w:left w:val="nil"/>
              <w:bottom w:val="nil"/>
              <w:right w:val="nil"/>
            </w:tcBorders>
            <w:shd w:val="clear" w:color="auto" w:fill="auto"/>
            <w:vAlign w:val="center"/>
            <w:hideMark/>
          </w:tcPr>
          <w:p w14:paraId="4D1ED895" w14:textId="59ADDBB5"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bottom w:val="nil"/>
              <w:right w:val="nil"/>
            </w:tcBorders>
            <w:shd w:val="clear" w:color="auto" w:fill="auto"/>
            <w:vAlign w:val="center"/>
            <w:hideMark/>
          </w:tcPr>
          <w:p w14:paraId="33679A6E"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289C40AF"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0D6A416F"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405CFA38" w14:textId="77777777" w:rsidR="008269A8" w:rsidRPr="00653BFE" w:rsidRDefault="008269A8">
            <w:pPr>
              <w:rPr>
                <w:rFonts w:ascii="Helvetica" w:hAnsi="Helvetica" w:cs="Calibri"/>
                <w:color w:val="000000"/>
              </w:rPr>
            </w:pPr>
            <w:r w:rsidRPr="00653BFE">
              <w:rPr>
                <w:rFonts w:ascii="Helvetica" w:hAnsi="Helvetica" w:cs="Calibri"/>
                <w:color w:val="000000"/>
              </w:rPr>
              <w:t>Stationary</w:t>
            </w:r>
          </w:p>
        </w:tc>
      </w:tr>
      <w:tr w:rsidR="008269A8" w14:paraId="130D3A9D" w14:textId="77777777" w:rsidTr="00116D14">
        <w:trPr>
          <w:trHeight w:val="360"/>
        </w:trPr>
        <w:tc>
          <w:tcPr>
            <w:tcW w:w="2900" w:type="dxa"/>
            <w:tcBorders>
              <w:top w:val="nil"/>
              <w:left w:val="nil"/>
              <w:bottom w:val="single" w:sz="8" w:space="0" w:color="auto"/>
              <w:right w:val="nil"/>
            </w:tcBorders>
            <w:shd w:val="clear" w:color="auto" w:fill="auto"/>
            <w:vAlign w:val="center"/>
            <w:hideMark/>
          </w:tcPr>
          <w:p w14:paraId="4B3E7C02" w14:textId="1ECDD695"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372825AE" w14:textId="77777777" w:rsidR="008269A8" w:rsidRPr="00B11C78" w:rsidRDefault="008269A8">
            <w:pPr>
              <w:rPr>
                <w:rFonts w:ascii="Helvetica" w:hAnsi="Helvetica" w:cs="Calibri"/>
                <w:color w:val="000000"/>
              </w:rPr>
            </w:pPr>
            <w:r w:rsidRPr="00B11C78">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1A3A4C98"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49992887"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13B49D8F" w14:textId="49E2A213" w:rsidR="008269A8" w:rsidRPr="00B11C78" w:rsidRDefault="008269A8">
            <w:pPr>
              <w:rPr>
                <w:rFonts w:ascii="Helvetica" w:hAnsi="Helvetica" w:cs="Calibri"/>
                <w:color w:val="000000"/>
              </w:rPr>
            </w:pPr>
            <w:r w:rsidRPr="00653BFE">
              <w:rPr>
                <w:rFonts w:ascii="Helvetica" w:hAnsi="Helvetica" w:cs="Calibri"/>
                <w:color w:val="000000"/>
              </w:rPr>
              <w:t>Stationary</w:t>
            </w:r>
            <w:r w:rsidRPr="00B11C78">
              <w:rPr>
                <w:rFonts w:ascii="Helvetica" w:hAnsi="Helvetica" w:cs="Calibri"/>
                <w:color w:val="000000"/>
                <w:vertAlign w:val="superscript"/>
              </w:rPr>
              <w:t>†</w:t>
            </w:r>
          </w:p>
        </w:tc>
      </w:tr>
    </w:tbl>
    <w:p w14:paraId="56DB04BF" w14:textId="77777777" w:rsidR="008269A8" w:rsidRDefault="008269A8">
      <w:pPr>
        <w:rPr>
          <w:rFonts w:ascii="Helvetica" w:hAnsi="Helvetica"/>
          <w:color w:val="000000" w:themeColor="text1"/>
        </w:rPr>
      </w:pPr>
    </w:p>
    <w:p w14:paraId="7850DFA6" w14:textId="77777777" w:rsidR="00191985" w:rsidRDefault="00191985" w:rsidP="008269A8">
      <w:pPr>
        <w:tabs>
          <w:tab w:val="left" w:pos="0"/>
          <w:tab w:val="left" w:pos="7376"/>
        </w:tabs>
        <w:rPr>
          <w:rFonts w:ascii="Helvetica" w:hAnsi="Helvetica"/>
          <w:b/>
          <w:color w:val="000000" w:themeColor="text1"/>
        </w:rPr>
      </w:pPr>
    </w:p>
    <w:p w14:paraId="387CCDD5" w14:textId="77777777" w:rsidR="00191985" w:rsidRDefault="00191985" w:rsidP="008269A8">
      <w:pPr>
        <w:tabs>
          <w:tab w:val="left" w:pos="0"/>
          <w:tab w:val="left" w:pos="7376"/>
        </w:tabs>
        <w:rPr>
          <w:rFonts w:ascii="Helvetica" w:hAnsi="Helvetica"/>
          <w:b/>
          <w:color w:val="000000" w:themeColor="text1"/>
        </w:rPr>
      </w:pPr>
    </w:p>
    <w:p w14:paraId="595F4416" w14:textId="115D045B" w:rsidR="008269A8" w:rsidRDefault="008269A8" w:rsidP="008269A8">
      <w:pPr>
        <w:tabs>
          <w:tab w:val="left" w:pos="0"/>
          <w:tab w:val="left" w:pos="7376"/>
        </w:tabs>
        <w:rPr>
          <w:rFonts w:ascii="Helvetica" w:hAnsi="Helvetica"/>
        </w:rPr>
      </w:pPr>
      <w:r>
        <w:rPr>
          <w:rFonts w:ascii="Helvetica" w:hAnsi="Helvetica"/>
          <w:b/>
          <w:color w:val="000000" w:themeColor="text1"/>
        </w:rPr>
        <w:t>Table 4</w:t>
      </w:r>
      <w:r w:rsidRPr="00AE7326">
        <w:rPr>
          <w:rFonts w:ascii="Helvetica" w:hAnsi="Helvetica"/>
          <w:b/>
          <w:color w:val="000000" w:themeColor="text1"/>
        </w:rPr>
        <w:t>:</w:t>
      </w:r>
      <w:r w:rsidRPr="00AE7326">
        <w:rPr>
          <w:rFonts w:ascii="Helvetica" w:hAnsi="Helvetica"/>
          <w:color w:val="000000" w:themeColor="text1"/>
        </w:rPr>
        <w:t xml:space="preserve"> </w:t>
      </w:r>
      <w:r w:rsidRPr="00292CD0">
        <w:rPr>
          <w:rFonts w:ascii="Helvetica" w:hAnsi="Helvetica"/>
          <w:b/>
        </w:rPr>
        <w:t>Performance of the protein model on external data</w:t>
      </w:r>
      <w:r>
        <w:rPr>
          <w:rFonts w:ascii="Helvetica" w:hAnsi="Helvetica"/>
          <w:b/>
        </w:rPr>
        <w:t xml:space="preserve"> with different missing value assumptions</w:t>
      </w:r>
      <w:r w:rsidRPr="00292CD0">
        <w:rPr>
          <w:rFonts w:ascii="Helvetica" w:hAnsi="Helvetica"/>
          <w:b/>
        </w:rPr>
        <w:t>.</w:t>
      </w:r>
      <w:r w:rsidRPr="00292CD0">
        <w:rPr>
          <w:rFonts w:ascii="Helvetica" w:hAnsi="Helvetica"/>
        </w:rPr>
        <w:t xml:space="preserve"> </w:t>
      </w:r>
      <w:r>
        <w:rPr>
          <w:rFonts w:ascii="Helvetica" w:hAnsi="Helvetica"/>
        </w:rPr>
        <w:t>Similar to Table 3, here we show the accuracy of p</w:t>
      </w:r>
      <w:r w:rsidRPr="00292CD0">
        <w:rPr>
          <w:rFonts w:ascii="Helvetica" w:hAnsi="Helvetica"/>
        </w:rPr>
        <w:t xml:space="preserve">redictions </w:t>
      </w:r>
      <w:r>
        <w:rPr>
          <w:rFonts w:ascii="Helvetica" w:hAnsi="Helvetica"/>
        </w:rPr>
        <w:t xml:space="preserve">based on </w:t>
      </w:r>
      <w:r w:rsidRPr="00292CD0">
        <w:rPr>
          <w:rFonts w:ascii="Helvetica" w:hAnsi="Helvetica"/>
        </w:rPr>
        <w:t xml:space="preserve">a model that was trained </w:t>
      </w:r>
      <w:r w:rsidR="00191985">
        <w:rPr>
          <w:rFonts w:ascii="Helvetica" w:hAnsi="Helvetica"/>
        </w:rPr>
        <w:t xml:space="preserve">only on the </w:t>
      </w:r>
      <w:r w:rsidRPr="00292CD0">
        <w:rPr>
          <w:rFonts w:ascii="Helvetica" w:hAnsi="Helvetica"/>
        </w:rPr>
        <w:t>subset of pr</w:t>
      </w:r>
      <w:r>
        <w:rPr>
          <w:rFonts w:ascii="Helvetica" w:hAnsi="Helvetica"/>
        </w:rPr>
        <w:t>oteins</w:t>
      </w:r>
      <w:r w:rsidR="00191985">
        <w:rPr>
          <w:rFonts w:ascii="Helvetica" w:hAnsi="Helvetica"/>
        </w:rPr>
        <w:t xml:space="preserve"> from our dataset</w:t>
      </w:r>
      <w:r>
        <w:rPr>
          <w:rFonts w:ascii="Helvetica" w:hAnsi="Helvetica"/>
        </w:rPr>
        <w:t xml:space="preserve"> that were present in the </w:t>
      </w:r>
      <w:r w:rsidRPr="00292CD0">
        <w:rPr>
          <w:rFonts w:ascii="Helvetica" w:hAnsi="Helvetica"/>
        </w:rPr>
        <w:t xml:space="preserve">external test data. </w:t>
      </w:r>
    </w:p>
    <w:p w14:paraId="07925CA3" w14:textId="2D9997BE" w:rsidR="008269A8" w:rsidRDefault="008269A8" w:rsidP="008269A8">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2E42902D"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319FF9F2" w14:textId="77777777" w:rsidR="008269A8" w:rsidRDefault="008269A8">
            <w:pPr>
              <w:rPr>
                <w:rFonts w:ascii="Helvetica" w:hAnsi="Helvetica" w:cs="Calibri"/>
                <w:b/>
                <w:bCs/>
                <w:color w:val="000000"/>
              </w:rPr>
            </w:pPr>
            <w:r>
              <w:rPr>
                <w:rFonts w:ascii="Helvetica" w:hAnsi="Helvetica" w:cs="Calibri"/>
                <w:b/>
                <w:bCs/>
                <w:color w:val="000000"/>
              </w:rPr>
              <w:t> Sample</w:t>
            </w:r>
          </w:p>
        </w:tc>
        <w:tc>
          <w:tcPr>
            <w:tcW w:w="1300" w:type="dxa"/>
            <w:tcBorders>
              <w:top w:val="single" w:sz="8" w:space="0" w:color="000000"/>
              <w:left w:val="nil"/>
              <w:bottom w:val="single" w:sz="8" w:space="0" w:color="000000"/>
              <w:right w:val="nil"/>
            </w:tcBorders>
            <w:shd w:val="clear" w:color="auto" w:fill="auto"/>
            <w:vAlign w:val="center"/>
            <w:hideMark/>
          </w:tcPr>
          <w:p w14:paraId="61448DA8" w14:textId="0DE2A5FF"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nil"/>
            </w:tcBorders>
            <w:shd w:val="clear" w:color="auto" w:fill="auto"/>
            <w:vAlign w:val="center"/>
            <w:hideMark/>
          </w:tcPr>
          <w:p w14:paraId="1DFB5095" w14:textId="34910C2E"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nil"/>
            </w:tcBorders>
            <w:shd w:val="clear" w:color="auto" w:fill="auto"/>
            <w:vAlign w:val="center"/>
            <w:hideMark/>
          </w:tcPr>
          <w:p w14:paraId="4D4F22D8"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nil"/>
            </w:tcBorders>
            <w:shd w:val="clear" w:color="auto" w:fill="auto"/>
            <w:vAlign w:val="center"/>
            <w:hideMark/>
          </w:tcPr>
          <w:p w14:paraId="6FF89394"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16B4D7C" w14:textId="77777777" w:rsidTr="00116D14">
        <w:trPr>
          <w:trHeight w:val="360"/>
        </w:trPr>
        <w:tc>
          <w:tcPr>
            <w:tcW w:w="2900" w:type="dxa"/>
            <w:tcBorders>
              <w:top w:val="nil"/>
              <w:left w:val="nil"/>
              <w:bottom w:val="nil"/>
              <w:right w:val="nil"/>
            </w:tcBorders>
            <w:shd w:val="clear" w:color="auto" w:fill="auto"/>
            <w:vAlign w:val="center"/>
            <w:hideMark/>
          </w:tcPr>
          <w:p w14:paraId="4AA1C81E"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3B870276"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576415C"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4B62DC0" w14:textId="46407838" w:rsidR="008269A8" w:rsidRDefault="008269A8">
            <w:pPr>
              <w:rPr>
                <w:rFonts w:ascii="Helvetica" w:hAnsi="Helvetica" w:cs="Calibri"/>
                <w:color w:val="000000"/>
              </w:rPr>
            </w:pPr>
            <w:r>
              <w:rPr>
                <w:rFonts w:ascii="Helvetica" w:hAnsi="Helvetica" w:cs="Calibri"/>
                <w:color w:val="000000"/>
              </w:rPr>
              <w:t>Gluconate</w:t>
            </w:r>
            <w:ins w:id="113" w:author="Hockenberry, Adam J" w:date="2018-09-27T11:44:00Z">
              <w:r w:rsidR="00B11C78" w:rsidRPr="003773DE">
                <w:rPr>
                  <w:vertAlign w:val="superscript"/>
                </w:rPr>
                <w:t>‡</w:t>
              </w:r>
            </w:ins>
            <w:del w:id="114" w:author="Hockenberry, Adam J" w:date="2018-09-27T11:44:00Z">
              <w:r w:rsidR="00116D14" w:rsidDel="00B11C78">
                <w:rPr>
                  <w:rFonts w:ascii="Helvetica" w:hAnsi="Helvetica" w:cs="Calibri"/>
                  <w:color w:val="000000"/>
                </w:rPr>
                <w:delText>^</w:delText>
              </w:r>
            </w:del>
          </w:p>
        </w:tc>
        <w:tc>
          <w:tcPr>
            <w:tcW w:w="1940" w:type="dxa"/>
            <w:tcBorders>
              <w:top w:val="nil"/>
              <w:left w:val="nil"/>
              <w:bottom w:val="nil"/>
              <w:right w:val="nil"/>
            </w:tcBorders>
            <w:shd w:val="clear" w:color="auto" w:fill="auto"/>
            <w:vAlign w:val="center"/>
            <w:hideMark/>
          </w:tcPr>
          <w:p w14:paraId="3C061BF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7D8AFE7E" w14:textId="77777777" w:rsidTr="00116D14">
        <w:trPr>
          <w:trHeight w:val="360"/>
        </w:trPr>
        <w:tc>
          <w:tcPr>
            <w:tcW w:w="2900" w:type="dxa"/>
            <w:tcBorders>
              <w:top w:val="nil"/>
              <w:left w:val="nil"/>
              <w:bottom w:val="nil"/>
              <w:right w:val="nil"/>
            </w:tcBorders>
            <w:shd w:val="clear" w:color="auto" w:fill="auto"/>
            <w:vAlign w:val="center"/>
            <w:hideMark/>
          </w:tcPr>
          <w:p w14:paraId="1C8872D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39A9EE41"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7261924"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1B9F58A4" w14:textId="09E394D3" w:rsidR="008269A8" w:rsidRDefault="008269A8">
            <w:pPr>
              <w:rPr>
                <w:rFonts w:ascii="Helvetica" w:hAnsi="Helvetica" w:cs="Calibri"/>
                <w:color w:val="000000"/>
              </w:rPr>
            </w:pPr>
            <w:r>
              <w:rPr>
                <w:rFonts w:ascii="Helvetica" w:hAnsi="Helvetica" w:cs="Calibri"/>
                <w:color w:val="000000"/>
              </w:rPr>
              <w:t>Gluconate</w:t>
            </w:r>
            <w:ins w:id="115" w:author="Hockenberry, Adam J" w:date="2018-09-27T11:44:00Z">
              <w:r w:rsidR="00B11C78" w:rsidRPr="003773DE">
                <w:rPr>
                  <w:vertAlign w:val="superscript"/>
                </w:rPr>
                <w:t>‡</w:t>
              </w:r>
            </w:ins>
            <w:del w:id="116" w:author="Hockenberry, Adam J" w:date="2018-09-27T11:44:00Z">
              <w:r w:rsidR="00116D14" w:rsidDel="00B11C78">
                <w:rPr>
                  <w:rFonts w:ascii="Helvetica" w:hAnsi="Helvetica" w:cs="Calibri"/>
                  <w:color w:val="000000"/>
                </w:rPr>
                <w:delText>^</w:delText>
              </w:r>
            </w:del>
          </w:p>
        </w:tc>
        <w:tc>
          <w:tcPr>
            <w:tcW w:w="1940" w:type="dxa"/>
            <w:tcBorders>
              <w:top w:val="nil"/>
              <w:left w:val="nil"/>
              <w:bottom w:val="nil"/>
              <w:right w:val="nil"/>
            </w:tcBorders>
            <w:shd w:val="clear" w:color="auto" w:fill="auto"/>
            <w:vAlign w:val="center"/>
            <w:hideMark/>
          </w:tcPr>
          <w:p w14:paraId="4B1847E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634017B8" w14:textId="77777777" w:rsidTr="00116D14">
        <w:trPr>
          <w:trHeight w:val="360"/>
        </w:trPr>
        <w:tc>
          <w:tcPr>
            <w:tcW w:w="2900" w:type="dxa"/>
            <w:tcBorders>
              <w:top w:val="nil"/>
              <w:left w:val="nil"/>
              <w:bottom w:val="nil"/>
              <w:right w:val="nil"/>
            </w:tcBorders>
            <w:shd w:val="clear" w:color="auto" w:fill="auto"/>
            <w:vAlign w:val="center"/>
            <w:hideMark/>
          </w:tcPr>
          <w:p w14:paraId="585233F7" w14:textId="135A6508"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64A05EDF" w14:textId="77777777" w:rsidR="008269A8" w:rsidRDefault="008269A8">
            <w:pPr>
              <w:rPr>
                <w:rFonts w:ascii="Helvetica" w:hAnsi="Helvetica" w:cs="Calibri"/>
                <w:color w:val="000000"/>
              </w:rPr>
            </w:pPr>
            <w:r>
              <w:rPr>
                <w:rFonts w:ascii="Helvetica" w:hAnsi="Helvetica" w:cs="Calibri"/>
                <w:color w:val="000000"/>
              </w:rPr>
              <w:t>high</w:t>
            </w:r>
          </w:p>
        </w:tc>
        <w:tc>
          <w:tcPr>
            <w:tcW w:w="1380" w:type="dxa"/>
            <w:tcBorders>
              <w:top w:val="nil"/>
              <w:left w:val="nil"/>
              <w:bottom w:val="nil"/>
              <w:right w:val="nil"/>
            </w:tcBorders>
            <w:shd w:val="clear" w:color="auto" w:fill="auto"/>
            <w:vAlign w:val="center"/>
            <w:hideMark/>
          </w:tcPr>
          <w:p w14:paraId="7764908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809DDD0"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D8F731D"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1E64782E" w14:textId="77777777" w:rsidTr="00116D14">
        <w:trPr>
          <w:trHeight w:val="360"/>
        </w:trPr>
        <w:tc>
          <w:tcPr>
            <w:tcW w:w="2900" w:type="dxa"/>
            <w:tcBorders>
              <w:top w:val="nil"/>
              <w:left w:val="nil"/>
              <w:right w:val="nil"/>
            </w:tcBorders>
            <w:shd w:val="clear" w:color="auto" w:fill="auto"/>
            <w:vAlign w:val="center"/>
            <w:hideMark/>
          </w:tcPr>
          <w:p w14:paraId="2CDAD52C" w14:textId="6FAD5E3F"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right w:val="nil"/>
            </w:tcBorders>
            <w:shd w:val="clear" w:color="auto" w:fill="auto"/>
            <w:vAlign w:val="center"/>
            <w:hideMark/>
          </w:tcPr>
          <w:p w14:paraId="6230BEF7"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right w:val="nil"/>
            </w:tcBorders>
            <w:shd w:val="clear" w:color="auto" w:fill="auto"/>
            <w:vAlign w:val="center"/>
            <w:hideMark/>
          </w:tcPr>
          <w:p w14:paraId="031AFC9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right w:val="nil"/>
            </w:tcBorders>
            <w:shd w:val="clear" w:color="auto" w:fill="auto"/>
            <w:vAlign w:val="center"/>
            <w:hideMark/>
          </w:tcPr>
          <w:p w14:paraId="3D593E84"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right w:val="nil"/>
            </w:tcBorders>
            <w:shd w:val="clear" w:color="auto" w:fill="auto"/>
            <w:vAlign w:val="center"/>
            <w:hideMark/>
          </w:tcPr>
          <w:p w14:paraId="23C02BFE"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5F5B0CE5" w14:textId="77777777" w:rsidTr="00116D14">
        <w:trPr>
          <w:trHeight w:val="360"/>
        </w:trPr>
        <w:tc>
          <w:tcPr>
            <w:tcW w:w="2900" w:type="dxa"/>
            <w:tcBorders>
              <w:top w:val="nil"/>
              <w:left w:val="nil"/>
              <w:bottom w:val="single" w:sz="8" w:space="0" w:color="000000"/>
              <w:right w:val="nil"/>
            </w:tcBorders>
            <w:shd w:val="clear" w:color="auto" w:fill="auto"/>
            <w:vAlign w:val="center"/>
            <w:hideMark/>
          </w:tcPr>
          <w:p w14:paraId="0F634C70" w14:textId="69058D59"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6F78225A"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6ECAC357"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73B4C92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7994DFCF" w14:textId="6DEC2D18"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785F1F2C" w14:textId="77777777" w:rsidR="008269A8" w:rsidRDefault="008269A8" w:rsidP="008269A8">
      <w:pPr>
        <w:tabs>
          <w:tab w:val="left" w:pos="0"/>
          <w:tab w:val="left" w:pos="7376"/>
        </w:tabs>
        <w:rPr>
          <w:rFonts w:ascii="Helvetica" w:hAnsi="Helvetica"/>
        </w:rPr>
      </w:pPr>
    </w:p>
    <w:p w14:paraId="67D8AAA2" w14:textId="7825A294"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6EA703E7" w14:textId="77777777" w:rsidR="006B5880" w:rsidRDefault="006B5880" w:rsidP="006B5880">
      <w:pPr>
        <w:rPr>
          <w:rFonts w:ascii="Helvetica" w:hAnsi="Helvetica"/>
        </w:rPr>
      </w:pPr>
      <w:r>
        <w:rPr>
          <w:rFonts w:ascii="Helvetica" w:hAnsi="Helvetica"/>
          <w:b/>
        </w:rPr>
        <w:t>S1 Table: Feature importance in principal component analysis.</w:t>
      </w:r>
      <w:r>
        <w:rPr>
          <w:rFonts w:ascii="Helvetica" w:hAnsi="Helvetica"/>
        </w:rPr>
        <w:t xml:space="preserve"> Listed are the top 10 genes that contribute the most to the indicated dataset and principal component.</w:t>
      </w:r>
    </w:p>
    <w:p w14:paraId="15C89786" w14:textId="77777777" w:rsidR="006B5880" w:rsidRDefault="006B5880" w:rsidP="00B672D5">
      <w:pPr>
        <w:tabs>
          <w:tab w:val="left" w:pos="7376"/>
        </w:tabs>
        <w:rPr>
          <w:rFonts w:ascii="Helvetica" w:hAnsi="Helvetica"/>
          <w:b/>
        </w:rPr>
      </w:pPr>
    </w:p>
    <w:p w14:paraId="209BF19E" w14:textId="5A9B6042"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mtry, nodesize, and ntrees parameters were tuned. We used three values for ntrees,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mtry, nodesize, and ntrees parameters were tuned. We used three values for ntrees,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w:t>
      </w:r>
      <w:r w:rsidRPr="00F13248">
        <w:rPr>
          <w:rFonts w:ascii="Helvetica" w:hAnsi="Helvetica"/>
        </w:rPr>
        <w:lastRenderedPageBreak/>
        <w:t xml:space="preserve">independent replicates) with which a given true condition is predicted as a certain predicted condition. Predictions based on mRNA abundances, generated by using subset of mRNA samples which has matching protein pairs. Results are shown for the 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ilke, Claus O" w:date="2018-09-26T21:29:00Z" w:initials="WCO">
    <w:p w14:paraId="306E0E83" w14:textId="51EB1D05" w:rsidR="00F0022E" w:rsidRDefault="00F0022E">
      <w:pPr>
        <w:pStyle w:val="CommentText"/>
      </w:pPr>
      <w:r>
        <w:rPr>
          <w:rStyle w:val="CommentReference"/>
        </w:rPr>
        <w:annotationRef/>
      </w:r>
      <w:r>
        <w:t>There seems to be a bit of a break here. At a minimum, maybe don’t start a new paragraph?</w:t>
      </w:r>
    </w:p>
  </w:comment>
  <w:comment w:id="6" w:author="Wilke, Claus O" w:date="2018-09-26T21:33:00Z" w:initials="WCO">
    <w:p w14:paraId="2BAAD9BB" w14:textId="4AA6B9B9" w:rsidR="00F0022E" w:rsidRDefault="00F0022E">
      <w:pPr>
        <w:pStyle w:val="CommentText"/>
      </w:pPr>
      <w:r>
        <w:rPr>
          <w:rStyle w:val="CommentReference"/>
        </w:rPr>
        <w:annotationRef/>
      </w:r>
      <w:r>
        <w:t>Maybe continue “representing carbon source, growth phase, …”</w:t>
      </w:r>
    </w:p>
  </w:comment>
  <w:comment w:id="12" w:author="Wilke, Claus O" w:date="2018-09-26T21:34:00Z" w:initials="WCO">
    <w:p w14:paraId="41C5E661" w14:textId="3B6E5591" w:rsidR="00F0022E" w:rsidRDefault="00F0022E">
      <w:pPr>
        <w:pStyle w:val="CommentText"/>
      </w:pPr>
      <w:r>
        <w:rPr>
          <w:rStyle w:val="CommentReference"/>
        </w:rPr>
        <w:annotationRef/>
      </w:r>
      <w:r>
        <w:t>Add one or more citations at the end of sentence?</w:t>
      </w:r>
    </w:p>
  </w:comment>
  <w:comment w:id="82" w:author="Wilke, Claus O" w:date="2018-09-27T00:00:00Z" w:initials="WCO">
    <w:p w14:paraId="4E72AB3E" w14:textId="38C2BF1F" w:rsidR="00F0022E" w:rsidRDefault="00F0022E">
      <w:pPr>
        <w:pStyle w:val="CommentText"/>
      </w:pPr>
      <w:r>
        <w:rPr>
          <w:rStyle w:val="CommentReference"/>
        </w:rPr>
        <w:annotationRef/>
      </w:r>
      <w:r>
        <w:t>Reference?</w:t>
      </w:r>
    </w:p>
  </w:comment>
  <w:comment w:id="89" w:author="Wilke, Claus O" w:date="2018-09-27T00:01:00Z" w:initials="WCO">
    <w:p w14:paraId="20AEAB44" w14:textId="20D76B58" w:rsidR="00F0022E" w:rsidRDefault="00F0022E">
      <w:pPr>
        <w:pStyle w:val="CommentText"/>
      </w:pPr>
      <w:r>
        <w:rPr>
          <w:rStyle w:val="CommentReference"/>
        </w:rPr>
        <w:annotationRef/>
      </w:r>
      <w:r>
        <w:t>A bit of a weak sentence. I’m also not excited about the very end, “strength of our results”. Can you just say that in the end you wouldn’t expect the scoring scheme to matter much?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6E0E83" w15:done="1"/>
  <w15:commentEx w15:paraId="2BAAD9BB" w15:done="1"/>
  <w15:commentEx w15:paraId="41C5E661" w15:done="1"/>
  <w15:commentEx w15:paraId="4E72AB3E" w15:done="0"/>
  <w15:commentEx w15:paraId="20AEAB4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6E0E83" w16cid:durableId="1F573F13"/>
  <w16cid:commentId w16cid:paraId="2BAAD9BB" w16cid:durableId="1F573F14"/>
  <w16cid:commentId w16cid:paraId="41C5E661" w16cid:durableId="1F573F15"/>
  <w16cid:commentId w16cid:paraId="4E72AB3E" w16cid:durableId="1F573F19"/>
  <w16cid:commentId w16cid:paraId="20AEAB44" w16cid:durableId="1F573F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A7AF2" w14:textId="77777777" w:rsidR="00AF6F6C" w:rsidRDefault="00AF6F6C" w:rsidP="006D79CC">
      <w:r>
        <w:separator/>
      </w:r>
    </w:p>
  </w:endnote>
  <w:endnote w:type="continuationSeparator" w:id="0">
    <w:p w14:paraId="6F6EE356" w14:textId="77777777" w:rsidR="00AF6F6C" w:rsidRDefault="00AF6F6C"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Content>
      <w:p w14:paraId="38483759" w14:textId="5FC04E45" w:rsidR="00F0022E" w:rsidRDefault="00F0022E"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F0022E" w:rsidRDefault="00F002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Content>
      <w:p w14:paraId="6BF341D7" w14:textId="406D4991" w:rsidR="00F0022E" w:rsidRDefault="00F0022E"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37</w:t>
        </w:r>
        <w:r>
          <w:rPr>
            <w:rStyle w:val="PageNumber"/>
          </w:rPr>
          <w:fldChar w:fldCharType="end"/>
        </w:r>
      </w:p>
    </w:sdtContent>
  </w:sdt>
  <w:p w14:paraId="76DBDE7C" w14:textId="77777777" w:rsidR="00F0022E" w:rsidRDefault="00F00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B61B6" w14:textId="77777777" w:rsidR="00AF6F6C" w:rsidRDefault="00AF6F6C" w:rsidP="006D79CC">
      <w:r>
        <w:separator/>
      </w:r>
    </w:p>
  </w:footnote>
  <w:footnote w:type="continuationSeparator" w:id="0">
    <w:p w14:paraId="68D347AB" w14:textId="77777777" w:rsidR="00AF6F6C" w:rsidRDefault="00AF6F6C"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ckenberry, Adam J">
    <w15:presenceInfo w15:providerId="Windows Live" w15:userId="5f19c907-8937-4b8b-a16f-152094f46feb"/>
  </w15:person>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12562"/>
    <w:rsid w:val="00020EB7"/>
    <w:rsid w:val="00022910"/>
    <w:rsid w:val="000603C9"/>
    <w:rsid w:val="00060B23"/>
    <w:rsid w:val="0009400F"/>
    <w:rsid w:val="00097822"/>
    <w:rsid w:val="000A1585"/>
    <w:rsid w:val="000B4400"/>
    <w:rsid w:val="000E3E2A"/>
    <w:rsid w:val="000F2BE7"/>
    <w:rsid w:val="00101788"/>
    <w:rsid w:val="0010624B"/>
    <w:rsid w:val="001129F0"/>
    <w:rsid w:val="00116D14"/>
    <w:rsid w:val="00131627"/>
    <w:rsid w:val="00135167"/>
    <w:rsid w:val="001370C5"/>
    <w:rsid w:val="00137346"/>
    <w:rsid w:val="001431A8"/>
    <w:rsid w:val="001530A3"/>
    <w:rsid w:val="00153A99"/>
    <w:rsid w:val="0015580B"/>
    <w:rsid w:val="00174DDE"/>
    <w:rsid w:val="001811DA"/>
    <w:rsid w:val="0018122E"/>
    <w:rsid w:val="00182AD3"/>
    <w:rsid w:val="00191985"/>
    <w:rsid w:val="00194DFE"/>
    <w:rsid w:val="001A0719"/>
    <w:rsid w:val="001B4711"/>
    <w:rsid w:val="001C0A6D"/>
    <w:rsid w:val="001C554F"/>
    <w:rsid w:val="001E1693"/>
    <w:rsid w:val="001E22CA"/>
    <w:rsid w:val="001E2C2D"/>
    <w:rsid w:val="001F0F40"/>
    <w:rsid w:val="001F162E"/>
    <w:rsid w:val="001F7AC2"/>
    <w:rsid w:val="00200661"/>
    <w:rsid w:val="0020330D"/>
    <w:rsid w:val="002054F1"/>
    <w:rsid w:val="00210427"/>
    <w:rsid w:val="00217A29"/>
    <w:rsid w:val="00220A99"/>
    <w:rsid w:val="00220B54"/>
    <w:rsid w:val="00234058"/>
    <w:rsid w:val="00251A1E"/>
    <w:rsid w:val="0025564D"/>
    <w:rsid w:val="00256254"/>
    <w:rsid w:val="002628B5"/>
    <w:rsid w:val="0027753F"/>
    <w:rsid w:val="00292CD0"/>
    <w:rsid w:val="002A04A2"/>
    <w:rsid w:val="002B602C"/>
    <w:rsid w:val="002C65A0"/>
    <w:rsid w:val="002F1C74"/>
    <w:rsid w:val="00303EA1"/>
    <w:rsid w:val="00310ACE"/>
    <w:rsid w:val="00310D74"/>
    <w:rsid w:val="003349D1"/>
    <w:rsid w:val="0034342D"/>
    <w:rsid w:val="00343FEB"/>
    <w:rsid w:val="00365ED4"/>
    <w:rsid w:val="00372904"/>
    <w:rsid w:val="00385473"/>
    <w:rsid w:val="003856D9"/>
    <w:rsid w:val="003878B6"/>
    <w:rsid w:val="003A3F29"/>
    <w:rsid w:val="003A6FE1"/>
    <w:rsid w:val="003C7032"/>
    <w:rsid w:val="003E1859"/>
    <w:rsid w:val="003E38B6"/>
    <w:rsid w:val="003E47CC"/>
    <w:rsid w:val="003F08E1"/>
    <w:rsid w:val="003F2A82"/>
    <w:rsid w:val="0040171B"/>
    <w:rsid w:val="00417A92"/>
    <w:rsid w:val="004222F1"/>
    <w:rsid w:val="00441461"/>
    <w:rsid w:val="00441562"/>
    <w:rsid w:val="00461291"/>
    <w:rsid w:val="0046677F"/>
    <w:rsid w:val="004861F8"/>
    <w:rsid w:val="004A4D53"/>
    <w:rsid w:val="004B438D"/>
    <w:rsid w:val="004C3392"/>
    <w:rsid w:val="004E41DF"/>
    <w:rsid w:val="004E6BC8"/>
    <w:rsid w:val="004F37DD"/>
    <w:rsid w:val="004F4E0F"/>
    <w:rsid w:val="00501632"/>
    <w:rsid w:val="0050531A"/>
    <w:rsid w:val="00512127"/>
    <w:rsid w:val="00512337"/>
    <w:rsid w:val="00536524"/>
    <w:rsid w:val="00542B20"/>
    <w:rsid w:val="00543699"/>
    <w:rsid w:val="00553E12"/>
    <w:rsid w:val="005751F2"/>
    <w:rsid w:val="00585A6B"/>
    <w:rsid w:val="00593FE8"/>
    <w:rsid w:val="005A047A"/>
    <w:rsid w:val="005A560F"/>
    <w:rsid w:val="005B7B4E"/>
    <w:rsid w:val="005C0551"/>
    <w:rsid w:val="005C10A0"/>
    <w:rsid w:val="005C16F4"/>
    <w:rsid w:val="005C205E"/>
    <w:rsid w:val="005C3358"/>
    <w:rsid w:val="005D1D03"/>
    <w:rsid w:val="005D78F2"/>
    <w:rsid w:val="005E39D1"/>
    <w:rsid w:val="005E3F13"/>
    <w:rsid w:val="005E485E"/>
    <w:rsid w:val="005F70CF"/>
    <w:rsid w:val="00600684"/>
    <w:rsid w:val="00600BE9"/>
    <w:rsid w:val="00633383"/>
    <w:rsid w:val="00651CDE"/>
    <w:rsid w:val="00653BFE"/>
    <w:rsid w:val="00660F37"/>
    <w:rsid w:val="006616D3"/>
    <w:rsid w:val="006A46D6"/>
    <w:rsid w:val="006A7DA3"/>
    <w:rsid w:val="006B2B6E"/>
    <w:rsid w:val="006B4EC3"/>
    <w:rsid w:val="006B5880"/>
    <w:rsid w:val="006C20DD"/>
    <w:rsid w:val="006D50E5"/>
    <w:rsid w:val="006D6126"/>
    <w:rsid w:val="006D79CC"/>
    <w:rsid w:val="006E16DA"/>
    <w:rsid w:val="006F2CC4"/>
    <w:rsid w:val="006F6BB4"/>
    <w:rsid w:val="0070598E"/>
    <w:rsid w:val="00710103"/>
    <w:rsid w:val="00713369"/>
    <w:rsid w:val="007134EF"/>
    <w:rsid w:val="00732019"/>
    <w:rsid w:val="007340FE"/>
    <w:rsid w:val="00744EB8"/>
    <w:rsid w:val="007509BF"/>
    <w:rsid w:val="00761559"/>
    <w:rsid w:val="00785E0B"/>
    <w:rsid w:val="0079120E"/>
    <w:rsid w:val="00791E2E"/>
    <w:rsid w:val="007935DE"/>
    <w:rsid w:val="00794D46"/>
    <w:rsid w:val="007A1AA9"/>
    <w:rsid w:val="007A4580"/>
    <w:rsid w:val="007C4E25"/>
    <w:rsid w:val="007C7AF1"/>
    <w:rsid w:val="007D699F"/>
    <w:rsid w:val="007E071C"/>
    <w:rsid w:val="008269A8"/>
    <w:rsid w:val="0084018E"/>
    <w:rsid w:val="00844051"/>
    <w:rsid w:val="0084668F"/>
    <w:rsid w:val="00863E2C"/>
    <w:rsid w:val="008733A4"/>
    <w:rsid w:val="008733B7"/>
    <w:rsid w:val="00873DD1"/>
    <w:rsid w:val="00873E70"/>
    <w:rsid w:val="0088539C"/>
    <w:rsid w:val="00885472"/>
    <w:rsid w:val="0088737F"/>
    <w:rsid w:val="008905E9"/>
    <w:rsid w:val="00893A54"/>
    <w:rsid w:val="00895E7B"/>
    <w:rsid w:val="008A3C30"/>
    <w:rsid w:val="008B045E"/>
    <w:rsid w:val="008B2C27"/>
    <w:rsid w:val="008C1128"/>
    <w:rsid w:val="008C1C65"/>
    <w:rsid w:val="008C379F"/>
    <w:rsid w:val="008D0690"/>
    <w:rsid w:val="008D23DD"/>
    <w:rsid w:val="008D4ACC"/>
    <w:rsid w:val="008E07EA"/>
    <w:rsid w:val="008E26B5"/>
    <w:rsid w:val="008E3FD7"/>
    <w:rsid w:val="00906D8D"/>
    <w:rsid w:val="00913945"/>
    <w:rsid w:val="0092692A"/>
    <w:rsid w:val="00937AED"/>
    <w:rsid w:val="009456B2"/>
    <w:rsid w:val="009552CB"/>
    <w:rsid w:val="0096473D"/>
    <w:rsid w:val="00967541"/>
    <w:rsid w:val="009722B0"/>
    <w:rsid w:val="009749B0"/>
    <w:rsid w:val="00976880"/>
    <w:rsid w:val="0098219A"/>
    <w:rsid w:val="00993408"/>
    <w:rsid w:val="009A2190"/>
    <w:rsid w:val="009C42E1"/>
    <w:rsid w:val="009D1C2F"/>
    <w:rsid w:val="009D3622"/>
    <w:rsid w:val="009E284A"/>
    <w:rsid w:val="009F6163"/>
    <w:rsid w:val="009F6442"/>
    <w:rsid w:val="00A0734D"/>
    <w:rsid w:val="00A55716"/>
    <w:rsid w:val="00A5685E"/>
    <w:rsid w:val="00A6455F"/>
    <w:rsid w:val="00A767EB"/>
    <w:rsid w:val="00A776A4"/>
    <w:rsid w:val="00A8642F"/>
    <w:rsid w:val="00AB177D"/>
    <w:rsid w:val="00AB783D"/>
    <w:rsid w:val="00AC52DB"/>
    <w:rsid w:val="00AD7884"/>
    <w:rsid w:val="00AE3702"/>
    <w:rsid w:val="00AE7326"/>
    <w:rsid w:val="00AF6F6C"/>
    <w:rsid w:val="00AF7E55"/>
    <w:rsid w:val="00B11992"/>
    <w:rsid w:val="00B11C78"/>
    <w:rsid w:val="00B14C63"/>
    <w:rsid w:val="00B17E31"/>
    <w:rsid w:val="00B21044"/>
    <w:rsid w:val="00B2589C"/>
    <w:rsid w:val="00B32C0A"/>
    <w:rsid w:val="00B452E9"/>
    <w:rsid w:val="00B4675C"/>
    <w:rsid w:val="00B47040"/>
    <w:rsid w:val="00B61770"/>
    <w:rsid w:val="00B61EC0"/>
    <w:rsid w:val="00B64022"/>
    <w:rsid w:val="00B655ED"/>
    <w:rsid w:val="00B672D5"/>
    <w:rsid w:val="00B932B2"/>
    <w:rsid w:val="00B95B1B"/>
    <w:rsid w:val="00B97054"/>
    <w:rsid w:val="00BA27AE"/>
    <w:rsid w:val="00BC6722"/>
    <w:rsid w:val="00BC6877"/>
    <w:rsid w:val="00BD302E"/>
    <w:rsid w:val="00BD409A"/>
    <w:rsid w:val="00BD417F"/>
    <w:rsid w:val="00BD6C1D"/>
    <w:rsid w:val="00BD6FB5"/>
    <w:rsid w:val="00BE1960"/>
    <w:rsid w:val="00BF4404"/>
    <w:rsid w:val="00C06F5F"/>
    <w:rsid w:val="00C14F0E"/>
    <w:rsid w:val="00C16C01"/>
    <w:rsid w:val="00C23F64"/>
    <w:rsid w:val="00C241C6"/>
    <w:rsid w:val="00C37314"/>
    <w:rsid w:val="00C570FB"/>
    <w:rsid w:val="00C856FA"/>
    <w:rsid w:val="00C86625"/>
    <w:rsid w:val="00C9442A"/>
    <w:rsid w:val="00CA44DD"/>
    <w:rsid w:val="00CB0340"/>
    <w:rsid w:val="00CB0D1A"/>
    <w:rsid w:val="00CB5E4B"/>
    <w:rsid w:val="00CD5BE6"/>
    <w:rsid w:val="00CE002C"/>
    <w:rsid w:val="00CE1F29"/>
    <w:rsid w:val="00CE78A7"/>
    <w:rsid w:val="00CF1C92"/>
    <w:rsid w:val="00CF5836"/>
    <w:rsid w:val="00D04AAE"/>
    <w:rsid w:val="00D218FE"/>
    <w:rsid w:val="00D22F2F"/>
    <w:rsid w:val="00D26F13"/>
    <w:rsid w:val="00D305A2"/>
    <w:rsid w:val="00D343C7"/>
    <w:rsid w:val="00D34862"/>
    <w:rsid w:val="00D65C7E"/>
    <w:rsid w:val="00D96C17"/>
    <w:rsid w:val="00DA32B9"/>
    <w:rsid w:val="00DA5BD0"/>
    <w:rsid w:val="00DB2370"/>
    <w:rsid w:val="00DB61EC"/>
    <w:rsid w:val="00DC3C61"/>
    <w:rsid w:val="00DC4C9B"/>
    <w:rsid w:val="00DD1526"/>
    <w:rsid w:val="00DD2A32"/>
    <w:rsid w:val="00DE0D30"/>
    <w:rsid w:val="00DE1435"/>
    <w:rsid w:val="00DE2E95"/>
    <w:rsid w:val="00E07E7F"/>
    <w:rsid w:val="00E3326B"/>
    <w:rsid w:val="00E3776A"/>
    <w:rsid w:val="00E412AE"/>
    <w:rsid w:val="00E43865"/>
    <w:rsid w:val="00E43A9A"/>
    <w:rsid w:val="00E465D6"/>
    <w:rsid w:val="00E50A7A"/>
    <w:rsid w:val="00E64823"/>
    <w:rsid w:val="00E67B05"/>
    <w:rsid w:val="00E67C82"/>
    <w:rsid w:val="00E966B1"/>
    <w:rsid w:val="00E97DC2"/>
    <w:rsid w:val="00EA25AA"/>
    <w:rsid w:val="00EB3CEC"/>
    <w:rsid w:val="00EC5B8D"/>
    <w:rsid w:val="00ED2D6E"/>
    <w:rsid w:val="00EE20D1"/>
    <w:rsid w:val="00EE3C47"/>
    <w:rsid w:val="00EF511E"/>
    <w:rsid w:val="00EF53FC"/>
    <w:rsid w:val="00EF7922"/>
    <w:rsid w:val="00F0022E"/>
    <w:rsid w:val="00F11978"/>
    <w:rsid w:val="00F13248"/>
    <w:rsid w:val="00F169CD"/>
    <w:rsid w:val="00F205D7"/>
    <w:rsid w:val="00F338A8"/>
    <w:rsid w:val="00F351F8"/>
    <w:rsid w:val="00F35FBA"/>
    <w:rsid w:val="00F439BC"/>
    <w:rsid w:val="00F44206"/>
    <w:rsid w:val="00F4446E"/>
    <w:rsid w:val="00F47838"/>
    <w:rsid w:val="00F5241B"/>
    <w:rsid w:val="00F5351E"/>
    <w:rsid w:val="00F54D8B"/>
    <w:rsid w:val="00F57421"/>
    <w:rsid w:val="00F74437"/>
    <w:rsid w:val="00F9257F"/>
    <w:rsid w:val="00F93685"/>
    <w:rsid w:val="00FA1F02"/>
    <w:rsid w:val="00FA541D"/>
    <w:rsid w:val="00FC2FDD"/>
    <w:rsid w:val="00FD2791"/>
    <w:rsid w:val="00FE4A12"/>
    <w:rsid w:val="00FF54AE"/>
    <w:rsid w:val="00FF5B19"/>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9A8"/>
    <w:rPr>
      <w:rFonts w:ascii="Times New Roman" w:eastAsia="Times New Roman" w:hAnsi="Times New Roman" w:cs="Times New Roman"/>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093934444">
      <w:bodyDiv w:val="1"/>
      <w:marLeft w:val="0"/>
      <w:marRight w:val="0"/>
      <w:marTop w:val="0"/>
      <w:marBottom w:val="0"/>
      <w:divBdr>
        <w:top w:val="none" w:sz="0" w:space="0" w:color="auto"/>
        <w:left w:val="none" w:sz="0" w:space="0" w:color="auto"/>
        <w:bottom w:val="none" w:sz="0" w:space="0" w:color="auto"/>
        <w:right w:val="none" w:sz="0" w:space="0" w:color="auto"/>
      </w:divBdr>
    </w:div>
    <w:div w:id="1422950109">
      <w:bodyDiv w:val="1"/>
      <w:marLeft w:val="0"/>
      <w:marRight w:val="0"/>
      <w:marTop w:val="0"/>
      <w:marBottom w:val="0"/>
      <w:divBdr>
        <w:top w:val="none" w:sz="0" w:space="0" w:color="auto"/>
        <w:left w:val="none" w:sz="0" w:space="0" w:color="auto"/>
        <w:bottom w:val="none" w:sz="0" w:space="0" w:color="auto"/>
        <w:right w:val="none" w:sz="0" w:space="0" w:color="auto"/>
      </w:divBdr>
    </w:div>
    <w:div w:id="1511719514">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 w:id="1772161656">
      <w:bodyDiv w:val="1"/>
      <w:marLeft w:val="0"/>
      <w:marRight w:val="0"/>
      <w:marTop w:val="0"/>
      <w:marBottom w:val="0"/>
      <w:divBdr>
        <w:top w:val="none" w:sz="0" w:space="0" w:color="auto"/>
        <w:left w:val="none" w:sz="0" w:space="0" w:color="auto"/>
        <w:bottom w:val="none" w:sz="0" w:space="0" w:color="auto"/>
        <w:right w:val="none" w:sz="0" w:space="0" w:color="auto"/>
      </w:divBdr>
    </w:div>
    <w:div w:id="18734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umutcaglar/ecoli_multiple_growth_conditions"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0E6C0-F516-3443-A9FB-8B237841D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37</Pages>
  <Words>39019</Words>
  <Characters>222410</Characters>
  <Application>Microsoft Office Word</Application>
  <DocSecurity>0</DocSecurity>
  <Lines>1853</Lines>
  <Paragraphs>521</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260908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40</cp:revision>
  <dcterms:created xsi:type="dcterms:W3CDTF">2018-09-06T21:09:00Z</dcterms:created>
  <dcterms:modified xsi:type="dcterms:W3CDTF">2018-10-03T16:23:00Z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id="LYPrkEGO"/&gt;&lt;style id="http://www.zotero.org/styles/plos-one" hasBibliography="1" bibliographyStyleHasBeenSet="1"/&gt;&lt;prefs&gt;&lt;pref name="fieldType" value="Field"/&gt;&lt;pref name="automaticJournalAbbrev</vt:lpwstr>
  </property>
  <property fmtid="{D5CDD505-2E9C-101B-9397-08002B2CF9AE}" pid="3" name="ZOTERO_PREF_2">
    <vt:lpwstr>iations" value="true"/&gt;&lt;pref name="delayCitationUpdates" value="true"/&gt;&lt;pref name="dontAskDelayCitationUpdates" value="true"/&gt;&lt;/prefs&gt;&lt;/data&gt;</vt:lpwstr>
  </property>
</Properties>
</file>