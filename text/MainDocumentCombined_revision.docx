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w:t>
      </w:r>
      <w:proofErr w:type="gramStart"/>
      <w:r w:rsidRPr="00CF5836">
        <w:rPr>
          <w:rFonts w:ascii="Helvetica" w:eastAsia="MS Mincho" w:hAnsi="Helvetica"/>
        </w:rPr>
        <w:t>are able to</w:t>
      </w:r>
      <w:proofErr w:type="gramEnd"/>
      <w:r w:rsidRPr="00CF5836">
        <w:rPr>
          <w:rFonts w:ascii="Helvetica" w:eastAsia="MS Mincho" w:hAnsi="Helvetica"/>
        </w:rPr>
        <w:t xml:space="preserve">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6B1EA250"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5E39D1">
        <w:rPr>
          <w:rFonts w:ascii="Helvetica" w:hAnsi="Helvetica"/>
        </w:rPr>
        <w:instrText xml:space="preserve"> ADDIN ZOTERO_ITEM CSL_CITATION {"citationID":"yhoG3Rim","properties":{"formattedCitation":"[3]","plainCitation":"[3]","noteIndex":0},"citationItems":[{"id":"LYPrkEGO/Q09eZ6F1","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2011973D" w14:textId="49B3B267" w:rsidR="000E3E2A" w:rsidRDefault="00713369" w:rsidP="000E3E2A">
      <w:pPr>
        <w:spacing w:line="360" w:lineRule="auto"/>
        <w:rPr>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5E39D1">
        <w:rPr>
          <w:rFonts w:ascii="Helvetica" w:hAnsi="Helvetica"/>
        </w:rPr>
        <w:instrText xml:space="preserve"> ADDIN ZOTERO_ITEM CSL_CITATION {"citationID":"vA4jum0e","properties":{"formattedCitation":"[6\\uc0\\u8211{}9]","plainCitation":"[6–9]","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5E39D1">
        <w:rPr>
          <w:rFonts w:ascii="Helvetica" w:eastAsia="MS Mincho" w:hAnsi="Helvetica"/>
        </w:rPr>
        <w:instrText xml:space="preserve"> ADDIN ZOTERO_ITEM CSL_CITATION {"citationID":"nyQtVp5C","properties":{"formattedCitation":"[10]","plainCitation":"[10]","noteIndex":0},"citationItems":[{"id":"LYPrkEGO/QtmybR6s","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ins w:id="0" w:author="Wilke, Claus O" w:date="2018-10-10T00:14:00Z">
        <w:r w:rsidR="00B52EDB">
          <w:rPr>
            <w:rFonts w:ascii="Helvetica" w:hAnsi="Helvetica"/>
          </w:rPr>
          <w:t xml:space="preserve"> organisms</w:t>
        </w:r>
      </w:ins>
      <w:r w:rsidR="00441461">
        <w:rPr>
          <w:rFonts w:ascii="Helvetica" w:hAnsi="Helvetica"/>
        </w:rPr>
        <w:t xml:space="preserve"> </w:t>
      </w:r>
      <w:commentRangeStart w:id="1"/>
      <w:r w:rsidR="007134EF">
        <w:rPr>
          <w:rFonts w:ascii="Helvetica" w:hAnsi="Helvetica"/>
        </w:rPr>
        <w:fldChar w:fldCharType="begin"/>
      </w:r>
      <w:r w:rsidR="005E39D1">
        <w:rPr>
          <w:rFonts w:ascii="Helvetica" w:hAnsi="Helvetica"/>
        </w:rPr>
        <w:instrText xml:space="preserve"> ADDIN ZOTERO_ITEM CSL_CITATION {"citationID":"iZfCBtgY","properties":{"formattedCitation":"[11]","plainCitation":"[11]","noteIndex":0},"citationItems":[{"id":"LYPrkEGO/QemY5Rtj","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w:t>
      </w:r>
      <w:commentRangeEnd w:id="1"/>
      <w:r w:rsidR="00B52EDB">
        <w:rPr>
          <w:rStyle w:val="CommentReference"/>
        </w:rPr>
        <w:commentReference w:id="1"/>
      </w:r>
      <w:del w:id="2" w:author="Wilke, Claus O" w:date="2018-10-10T00:14:00Z">
        <w:r w:rsidR="009F6163" w:rsidRPr="00477CC4" w:rsidDel="00B52EDB">
          <w:rPr>
            <w:rFonts w:ascii="Helvetica" w:hAnsi="Helvetica"/>
          </w:rPr>
          <w:delText xml:space="preserve">organisms </w:delText>
        </w:r>
      </w:del>
      <w:r w:rsidR="009F6163" w:rsidRPr="00477CC4">
        <w:rPr>
          <w:rFonts w:ascii="Helvetica" w:hAnsi="Helvetica"/>
        </w:rPr>
        <w:t>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gene</w:t>
      </w:r>
      <w:r w:rsidR="00385473">
        <w:rPr>
          <w:rFonts w:ascii="Helvetica" w:hAnsi="Helvetica"/>
        </w:rPr>
        <w:t xml:space="preserve"> and expression diversity</w:t>
      </w:r>
      <w:r w:rsidR="001C0A6D">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5E39D1">
        <w:rPr>
          <w:rFonts w:ascii="Helvetica" w:hAnsi="Helvetica"/>
        </w:rPr>
        <w:instrText xml:space="preserve"> ADDIN ZOTERO_ITEM CSL_CITATION {"citationID":"YTG5Jm0h","properties":{"formattedCitation":"[12]","plainCitation":"[12]","noteIndex":0},"citationItems":[{"id":"LYPrkEGO/LfFNk8bu","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sidR="001C0A6D">
        <w:rPr>
          <w:rFonts w:ascii="Helvetica" w:hAnsi="Helvetica"/>
        </w:rPr>
        <w:t>.</w:t>
      </w:r>
      <w:r>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bookmarkStart w:id="3" w:name="_GoBack"/>
      <w:bookmarkEnd w:id="3"/>
    </w:p>
    <w:p w14:paraId="332812D8" w14:textId="4E3D9E47"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ins w:id="4" w:author="Wilke, Claus O" w:date="2018-09-26T21:30:00Z">
        <w:r w:rsidR="00F44206">
          <w:rPr>
            <w:rFonts w:ascii="Helvetica" w:hAnsi="Helvetica"/>
          </w:rPr>
          <w:t xml:space="preserve"> to</w:t>
        </w:r>
      </w:ins>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5E39D1">
        <w:rPr>
          <w:rFonts w:ascii="Helvetica" w:hAnsi="Helvetica"/>
        </w:rPr>
        <w:instrText xml:space="preserve"> ADDIN ZOTERO_ITEM CSL_CITATION {"citationID":"NueCSyNl","properties":{"formattedCitation":"[13]","plainCitation":"[13]","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sW9LSxt5","properties":{"formattedCitation":"[14,15]","plainCitation":"[14,15]","noteIndex":0},"citationItems":[{"id":"LYPrkEGO/zfvQFRaF","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LYPrkEGO/iM80T3Hv","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xml:space="preserve">, </w:t>
      </w:r>
      <w:r w:rsidR="00372904">
        <w:rPr>
          <w:rFonts w:ascii="Helvetica" w:hAnsi="Helvetica"/>
        </w:rPr>
        <w:t xml:space="preserve">for example to </w:t>
      </w:r>
      <w:r w:rsidR="007C4E25">
        <w:rPr>
          <w:rFonts w:ascii="Helvetica" w:hAnsi="Helvetica"/>
        </w:rPr>
        <w:t>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11C7C317"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bUysrHoJ","properties":{"formattedCitation":"[30\\uc0\\u8211{}32]","plainCitation":"[30–32]","noteIndex":0},"citationItems":[{"id":"LYPrkEGO/izPT8m5x","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LYPrkEGO/Mzblfjt4","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5E39D1">
        <w:rPr>
          <w:rFonts w:ascii="Cambria Math" w:hAnsi="Cambria Math" w:cs="Cambria Math"/>
        </w:rPr>
        <w:instrText>∼</w:instrText>
      </w:r>
      <w:r w:rsidR="005E39D1">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LYPrkEGO/fQLggCa3","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16E2E070"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 xml:space="preserve">sentation of </w:t>
      </w:r>
      <w:r w:rsidR="00512337">
        <w:rPr>
          <w:rFonts w:ascii="Helvetica" w:hAnsi="Helvetica"/>
        </w:rPr>
        <w:lastRenderedPageBreak/>
        <w:t>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q68uOQVR","properties":{"formattedCitation":"[35]","plainCitation":"[35]","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4E8B43E0"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1OQiWI7i","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g four parameters</w:t>
      </w:r>
      <w:r w:rsidR="00B11C78">
        <w:rPr>
          <w:rFonts w:ascii="Helvetica" w:hAnsi="Helvetica"/>
        </w:rPr>
        <w:t>: carbon source, growth phase, Na</w:t>
      </w:r>
      <w:r w:rsidR="00B11C78" w:rsidRPr="00133991">
        <w:rPr>
          <w:rFonts w:ascii="Helvetica" w:hAnsi="Helvetica"/>
          <w:vertAlign w:val="superscript"/>
        </w:rPr>
        <w:t>+</w:t>
      </w:r>
      <w:r w:rsidR="00B11C78">
        <w:rPr>
          <w:rFonts w:ascii="Helvetica" w:hAnsi="Helvetica"/>
        </w:rPr>
        <w:t xml:space="preserve"> concentration</w:t>
      </w:r>
      <w:ins w:id="5" w:author="Wilke, Claus O" w:date="2018-10-10T00:17:00Z">
        <w:r w:rsidR="00B52EDB">
          <w:rPr>
            <w:rFonts w:ascii="Helvetica" w:hAnsi="Helvetica"/>
          </w:rPr>
          <w:t>,</w:t>
        </w:r>
      </w:ins>
      <w:r w:rsidR="00B11C78">
        <w:rPr>
          <w:rFonts w:ascii="Helvetica" w:hAnsi="Helvetica"/>
        </w:rPr>
        <w:t xml:space="preserve"> and Mg</w:t>
      </w:r>
      <w:r w:rsidR="00B11C78">
        <w:rPr>
          <w:rFonts w:ascii="Helvetica" w:hAnsi="Helvetica"/>
          <w:vertAlign w:val="superscript"/>
        </w:rPr>
        <w:t xml:space="preserve">2+ </w:t>
      </w:r>
      <w:r w:rsidR="00B11C78">
        <w:rPr>
          <w:rFonts w:ascii="Helvetica" w:hAnsi="Helvetica"/>
        </w:rPr>
        <w:t>concentration.</w:t>
      </w:r>
      <w:r w:rsidR="00DE1435">
        <w:rPr>
          <w:rFonts w:ascii="Helvetica" w:hAnsi="Helvetica"/>
        </w:rPr>
        <w:t xml:space="preserve">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 xml:space="preserve">he remainder of this </w:t>
      </w:r>
      <w:ins w:id="6" w:author="Wilke, Claus O" w:date="2018-09-26T21:34:00Z">
        <w:r w:rsidR="00967541">
          <w:rPr>
            <w:rFonts w:ascii="Helvetica" w:hAnsi="Helvetica"/>
          </w:rPr>
          <w:t>work</w:t>
        </w:r>
      </w:ins>
      <w:r w:rsidR="008D0690">
        <w:rPr>
          <w:rFonts w:ascii="Helvetica" w:hAnsi="Helvetica"/>
        </w:rPr>
        <w:t xml:space="preserve">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xml:space="preserve">: </w:t>
      </w:r>
      <w:proofErr w:type="spellStart"/>
      <w:r w:rsidR="00512337">
        <w:rPr>
          <w:rFonts w:ascii="Helvetica" w:hAnsi="Helvetica"/>
        </w:rPr>
        <w:t>i</w:t>
      </w:r>
      <w:proofErr w:type="spellEnd"/>
      <w:r w:rsidR="00512337">
        <w:rPr>
          <w:rFonts w:ascii="Helvetica" w:hAnsi="Helvetica"/>
        </w:rPr>
        <w:t>)</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strictly an environmental feature, we suspected that this </w:t>
      </w:r>
      <w:r w:rsidR="006F2CC4">
        <w:rPr>
          <w:rFonts w:ascii="Helvetica" w:hAnsi="Helvetica"/>
        </w:rPr>
        <w:lastRenderedPageBreak/>
        <w:t xml:space="preserve">indicator of cellular state would be an important feature to consider since prior research has shown that the macromolecular composition of cells varies </w:t>
      </w:r>
      <w:r w:rsidR="00512337">
        <w:rPr>
          <w:rFonts w:ascii="Helvetica" w:hAnsi="Helvetica"/>
        </w:rPr>
        <w:t>substantially</w:t>
      </w:r>
      <w:r w:rsidR="006F2CC4">
        <w:rPr>
          <w:rFonts w:ascii="Helvetica" w:hAnsi="Helvetica"/>
        </w:rPr>
        <w:t xml:space="preserve"> between exponentially growing and stationary phase cells</w:t>
      </w:r>
      <w:r w:rsidR="00B32C0A">
        <w:rPr>
          <w:rFonts w:ascii="Helvetica" w:hAnsi="Helvetica"/>
        </w:rPr>
        <w:t xml:space="preserve"> </w:t>
      </w:r>
      <w:r w:rsidR="00B32C0A">
        <w:rPr>
          <w:rFonts w:ascii="Helvetica" w:hAnsi="Helvetica"/>
        </w:rPr>
        <w:fldChar w:fldCharType="begin"/>
      </w:r>
      <w:r w:rsidR="005E39D1">
        <w:rPr>
          <w:rFonts w:ascii="Helvetica" w:hAnsi="Helvetica"/>
        </w:rPr>
        <w:instrText xml:space="preserve"> ADDIN ZOTERO_ITEM CSL_CITATION {"citationID":"PM0zSBOm","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sidR="00B32C0A">
        <w:rPr>
          <w:rFonts w:ascii="Helvetica" w:hAnsi="Helvetica"/>
        </w:rPr>
        <w:fldChar w:fldCharType="separate"/>
      </w:r>
      <w:r w:rsidR="00B32C0A">
        <w:rPr>
          <w:rFonts w:ascii="Helvetica" w:hAnsi="Helvetica"/>
        </w:rPr>
        <w:t>[35,36]</w:t>
      </w:r>
      <w:r w:rsidR="00B32C0A">
        <w:rPr>
          <w:rFonts w:ascii="Helvetica" w:hAnsi="Helvetica"/>
        </w:rPr>
        <w:fldChar w:fldCharType="end"/>
      </w:r>
      <w:r w:rsidR="006F2CC4">
        <w:rPr>
          <w:rFonts w:ascii="Helvetica" w:hAnsi="Helvetica"/>
        </w:rPr>
        <w:t>.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29B5625D" w14:textId="0FA230C2" w:rsidR="005E485E"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E485E">
        <w:rPr>
          <w:rFonts w:ascii="Helvetica" w:hAnsi="Helvetica"/>
        </w:rPr>
        <w:t>We performed several data processing steps, including batch correction and Principal Component Analysis (PCA)</w:t>
      </w:r>
      <w:ins w:id="7" w:author="Wilke, Claus O" w:date="2018-10-10T00:25:00Z">
        <w:r w:rsidR="00FD7160">
          <w:rPr>
            <w:rFonts w:ascii="Helvetica" w:hAnsi="Helvetica"/>
          </w:rPr>
          <w:t>,</w:t>
        </w:r>
      </w:ins>
      <w:r w:rsidR="005E485E">
        <w:rPr>
          <w:rFonts w:ascii="Helvetica" w:hAnsi="Helvetica"/>
        </w:rPr>
        <w:t xml:space="preserve"> to reduce the dimensionality of the data (see Materials and Methods for details). We analyzed the top 10 genes contributing to the dominant principal components (PC1 and PC2, in both mRNA and protein datasets) and found that they all have </w:t>
      </w:r>
      <w:proofErr w:type="spellStart"/>
      <w:r w:rsidR="005E485E">
        <w:rPr>
          <w:rFonts w:ascii="Helvetica" w:hAnsi="Helvetica"/>
        </w:rPr>
        <w:t>orthologs</w:t>
      </w:r>
      <w:proofErr w:type="spellEnd"/>
      <w:r w:rsidR="005E485E">
        <w:rPr>
          <w:rFonts w:ascii="Helvetica" w:hAnsi="Helvetica"/>
          <w:i/>
        </w:rPr>
        <w:t xml:space="preserve"> </w:t>
      </w:r>
      <w:r w:rsidR="005E485E" w:rsidRPr="00893A54">
        <w:rPr>
          <w:rFonts w:ascii="Helvetica" w:hAnsi="Helvetica"/>
        </w:rPr>
        <w:t>in</w:t>
      </w:r>
      <w:r w:rsidR="005E485E">
        <w:rPr>
          <w:rFonts w:ascii="Helvetica" w:hAnsi="Helvetica"/>
        </w:rPr>
        <w:t xml:space="preserve"> both B- and K- strains suggesting that data collection/extrapolation across different strains may not be particularly problematic for future studies (S1 Table). Additionally, PC1 was enriched for highly expressed genes in both mRNA and protein datasets (elongation factors, RNA polymerase subunits, outer membrane proteins, </w:t>
      </w:r>
      <w:r w:rsidR="005E485E">
        <w:rPr>
          <w:rFonts w:ascii="Helvetica" w:hAnsi="Helvetica"/>
          <w:i/>
        </w:rPr>
        <w:t>etc.</w:t>
      </w:r>
      <w:r w:rsidR="005E485E">
        <w:rPr>
          <w:rFonts w:ascii="Helvetica" w:hAnsi="Helvetica"/>
        </w:rPr>
        <w:t xml:space="preserve">), with the protein datasets particularly consisting of </w:t>
      </w:r>
      <w:commentRangeStart w:id="8"/>
      <w:r w:rsidR="005E485E">
        <w:rPr>
          <w:rFonts w:ascii="Helvetica" w:hAnsi="Helvetica"/>
        </w:rPr>
        <w:t>several</w:t>
      </w:r>
      <w:commentRangeEnd w:id="8"/>
      <w:r w:rsidR="00395364">
        <w:rPr>
          <w:rStyle w:val="CommentReference"/>
        </w:rPr>
        <w:commentReference w:id="8"/>
      </w:r>
      <w:r w:rsidR="005E485E">
        <w:rPr>
          <w:rFonts w:ascii="Helvetica" w:hAnsi="Helvetica"/>
        </w:rPr>
        <w:t xml:space="preserve"> important chaperones (</w:t>
      </w:r>
      <w:proofErr w:type="spellStart"/>
      <w:r w:rsidR="005E485E" w:rsidRPr="005E485E">
        <w:rPr>
          <w:rFonts w:ascii="Helvetica" w:hAnsi="Helvetica"/>
          <w:i/>
        </w:rPr>
        <w:t>dnaK</w:t>
      </w:r>
      <w:proofErr w:type="spellEnd"/>
      <w:r w:rsidR="005E485E">
        <w:rPr>
          <w:rFonts w:ascii="Helvetica" w:hAnsi="Helvetica"/>
        </w:rPr>
        <w:t xml:space="preserve"> and </w:t>
      </w:r>
      <w:proofErr w:type="spellStart"/>
      <w:r w:rsidR="005E485E" w:rsidRPr="005E485E">
        <w:rPr>
          <w:rFonts w:ascii="Helvetica" w:hAnsi="Helvetica"/>
          <w:i/>
        </w:rPr>
        <w:t>groEL</w:t>
      </w:r>
      <w:proofErr w:type="spellEnd"/>
      <w:r w:rsidR="005E485E">
        <w:rPr>
          <w:rFonts w:ascii="Helvetica" w:hAnsi="Helvetica"/>
        </w:rPr>
        <w:t xml:space="preserve">). </w:t>
      </w:r>
    </w:p>
    <w:p w14:paraId="416417A0" w14:textId="77777777" w:rsidR="005E485E" w:rsidRDefault="005E485E" w:rsidP="009722B0">
      <w:pPr>
        <w:spacing w:line="360" w:lineRule="auto"/>
        <w:rPr>
          <w:rFonts w:ascii="Helvetica" w:hAnsi="Helvetica"/>
        </w:rPr>
      </w:pPr>
    </w:p>
    <w:p w14:paraId="08F50F9D" w14:textId="417D5212" w:rsidR="00893A54" w:rsidDel="00047D98" w:rsidRDefault="00512337" w:rsidP="009722B0">
      <w:pPr>
        <w:spacing w:line="360" w:lineRule="auto"/>
        <w:rPr>
          <w:del w:id="9" w:author="Wilke, Claus O" w:date="2018-10-10T00:24:00Z"/>
          <w:rFonts w:ascii="Helvetica" w:hAnsi="Helvetica"/>
        </w:rPr>
      </w:pPr>
      <w:r>
        <w:rPr>
          <w:rFonts w:ascii="Helvetica" w:hAnsi="Helvetica"/>
        </w:rPr>
        <w:t xml:space="preserve">During the model </w:t>
      </w:r>
      <w:r w:rsidR="00F4446E">
        <w:rPr>
          <w:rFonts w:ascii="Helvetica" w:hAnsi="Helvetica"/>
        </w:rPr>
        <w:t>tuning</w:t>
      </w:r>
      <w:r>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 xml:space="preserve">optimized </w:t>
      </w:r>
      <w:proofErr w:type="spellStart"/>
      <w:r w:rsidR="006F2CC4">
        <w:rPr>
          <w:rFonts w:ascii="Helvetica" w:hAnsi="Helvetica"/>
        </w:rPr>
        <w:t>hyperparameters</w:t>
      </w:r>
      <w:proofErr w:type="spellEnd"/>
      <w:r w:rsidR="006F2CC4">
        <w:rPr>
          <w:rFonts w:ascii="Helvetica" w:hAnsi="Helvetica"/>
        </w:rPr>
        <w:t xml:space="preserve"> in the machine learning pipeline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 75% of samples in training and 25% in validation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proofErr w:type="spellStart"/>
      <w:r w:rsidR="009A2190">
        <w:rPr>
          <w:rFonts w:ascii="Helvetica" w:hAnsi="Helvetica"/>
        </w:rPr>
        <w:t>hyperparameters</w:t>
      </w:r>
      <w:proofErr w:type="spellEnd"/>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sidR="009722B0">
        <w:rPr>
          <w:rFonts w:ascii="Helvetica" w:hAnsi="Helvetica"/>
        </w:rPr>
        <w:t>.</w:t>
      </w:r>
      <w:r w:rsidR="009A2190">
        <w:rPr>
          <w:rFonts w:ascii="Helvetica" w:hAnsi="Helvetica"/>
        </w:rPr>
        <w:t xml:space="preserve"> Finally, we tested the accuracy of model predictions on the test dataset using the optimized </w:t>
      </w:r>
      <w:proofErr w:type="spellStart"/>
      <w:r w:rsidR="009A2190">
        <w:rPr>
          <w:rFonts w:ascii="Helvetica" w:hAnsi="Helvetica"/>
        </w:rPr>
        <w:t>hyperparameters</w:t>
      </w:r>
      <w:proofErr w:type="spellEnd"/>
      <w:r w:rsidR="009A2190">
        <w:rPr>
          <w:rFonts w:ascii="Helvetica" w:hAnsi="Helvetica"/>
        </w:rPr>
        <w:t xml:space="preserve"> from the tuning phase.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Pr>
          <w:rFonts w:ascii="Helvetica" w:hAnsi="Helvetica"/>
        </w:rPr>
        <w:t>findings</w:t>
      </w:r>
      <w:r w:rsidR="00937AED">
        <w:rPr>
          <w:rFonts w:ascii="Helvetica" w:hAnsi="Helvetica"/>
        </w:rPr>
        <w:t>, w</w:t>
      </w:r>
      <w:r w:rsidR="009722B0">
        <w:rPr>
          <w:rFonts w:ascii="Helvetica" w:hAnsi="Helvetica"/>
        </w:rPr>
        <w:t>e</w:t>
      </w:r>
      <w:r w:rsidR="009722B0" w:rsidRPr="00FE04B6">
        <w:rPr>
          <w:rFonts w:ascii="Helvetica" w:hAnsi="Helvetica"/>
        </w:rPr>
        <w:t xml:space="preserve"> </w:t>
      </w:r>
      <w:r w:rsidR="00F57421">
        <w:rPr>
          <w:rFonts w:ascii="Helvetica" w:hAnsi="Helvetica"/>
        </w:rPr>
        <w:t xml:space="preserve">used repeated testing to </w:t>
      </w:r>
      <w:r>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009722B0"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w:t>
      </w:r>
      <w:r w:rsidR="00F57421">
        <w:rPr>
          <w:rFonts w:ascii="Helvetica" w:hAnsi="Helvetica"/>
        </w:rPr>
        <w:lastRenderedPageBreak/>
        <w:t>final test set accuracies</w:t>
      </w:r>
      <w:r w:rsidR="009722B0" w:rsidRPr="00180B75">
        <w:rPr>
          <w:rFonts w:ascii="Helvetica" w:hAnsi="Helvetica"/>
        </w:rPr>
        <w:t>.</w:t>
      </w:r>
      <w:r w:rsidR="009722B0">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009722B0"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r w:rsidR="009722B0">
        <w:rPr>
          <w:rFonts w:ascii="Helvetica" w:hAnsi="Helvetica"/>
        </w:rPr>
        <w:t>Materials and Methods.</w:t>
      </w:r>
      <w:r w:rsidR="00893A54">
        <w:rPr>
          <w:rFonts w:ascii="Helvetica" w:hAnsi="Helvetica"/>
        </w:rPr>
        <w:t xml:space="preserve"> </w:t>
      </w:r>
    </w:p>
    <w:p w14:paraId="4958DC53" w14:textId="77777777" w:rsidR="00893A54" w:rsidRDefault="00893A54" w:rsidP="009722B0">
      <w:pPr>
        <w:spacing w:line="360" w:lineRule="auto"/>
        <w:rPr>
          <w:rFonts w:ascii="Helvetica" w:hAnsi="Helvetica"/>
        </w:rPr>
      </w:pP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129EF968"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on gene expression data to predict environmental features, we </w:t>
      </w:r>
      <w:r w:rsidR="002A04A2">
        <w:rPr>
          <w:rFonts w:ascii="Helvetica" w:eastAsia="MS Mincho" w:hAnsi="Helvetica"/>
        </w:rPr>
        <w:t>wanted to:</w:t>
      </w:r>
      <w:r w:rsidR="00EA25AA">
        <w:rPr>
          <w:rFonts w:ascii="Helvetica" w:eastAsia="MS Mincho" w:hAnsi="Helvetica"/>
        </w:rPr>
        <w:t xml:space="preserve"> </w:t>
      </w:r>
      <w:proofErr w:type="spellStart"/>
      <w:r w:rsidR="00EA25AA">
        <w:rPr>
          <w:rFonts w:ascii="Helvetica" w:eastAsia="MS Mincho" w:hAnsi="Helvetica"/>
        </w:rPr>
        <w:t>i</w:t>
      </w:r>
      <w:proofErr w:type="spellEnd"/>
      <w:r w:rsidR="00EA25AA">
        <w:rPr>
          <w:rFonts w:ascii="Helvetica" w:eastAsia="MS Mincho" w:hAnsi="Helvetica"/>
        </w:rPr>
        <w:t xml:space="preserve">)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5E39D1">
        <w:rPr>
          <w:rFonts w:ascii="Helvetica" w:eastAsia="MS Mincho" w:hAnsi="Helvetica"/>
        </w:rPr>
        <w:instrText xml:space="preserve"> ADDIN ZOTERO_ITEM CSL_CITATION {"citationID":"mSVGeZC4","properties":{"formattedCitation":"[12,37]","plainCitation":"[12,37]","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E39D1">
        <w:rPr>
          <w:rFonts w:ascii="Helvetica" w:hAnsi="Helvetica"/>
        </w:rPr>
        <w:instrText xml:space="preserve"> ADDIN ZOTERO_ITEM CSL_CITATION {"citationID":"Vg7Ck3L4","properties":{"formattedCitation":"[38]","plainCitation":"[38]","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proofErr w:type="gramStart"/>
      <w:r w:rsidR="00EA25AA">
        <w:rPr>
          <w:rFonts w:ascii="Helvetica" w:hAnsi="Helvetica"/>
        </w:rPr>
        <w:t>particular strengths</w:t>
      </w:r>
      <w:proofErr w:type="gramEnd"/>
      <w:r w:rsidR="00EA25AA">
        <w:rPr>
          <w:rFonts w:ascii="Helvetica" w:hAnsi="Helvetica"/>
        </w:rPr>
        <w:t xml:space="preserve">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w:t>
      </w:r>
      <w:r w:rsidR="00FF5B19">
        <w:rPr>
          <w:rFonts w:ascii="Helvetica" w:hAnsi="Helvetica"/>
        </w:rPr>
        <w:lastRenderedPageBreak/>
        <w:t xml:space="preserve">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2E9ED9A"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749B0">
        <w:rPr>
          <w:rFonts w:ascii="Helvetica" w:hAnsi="Helvetica"/>
        </w:rPr>
        <w:t>. We</w:t>
      </w:r>
      <w:r w:rsidR="00937AED">
        <w:rPr>
          <w:rFonts w:ascii="Helvetica" w:hAnsi="Helvetica"/>
        </w:rPr>
        <w:t xml:space="preserv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 xml:space="preserve">driven by the uneven sampling of different conditions in the original dataset. </w:t>
      </w:r>
      <w:r w:rsidRPr="00477CC4">
        <w:rPr>
          <w:rFonts w:ascii="Helvetica" w:hAnsi="Helvetica"/>
        </w:rPr>
        <w:lastRenderedPageBreak/>
        <w:t>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w:t>
      </w:r>
      <w:proofErr w:type="gramStart"/>
      <w:r>
        <w:rPr>
          <w:rFonts w:ascii="Helvetica" w:hAnsi="Helvetica"/>
        </w:rPr>
        <w:t>the majority of</w:t>
      </w:r>
      <w:proofErr w:type="gramEnd"/>
      <w:r>
        <w:rPr>
          <w:rFonts w:ascii="Helvetica" w:hAnsi="Helvetica"/>
        </w:rPr>
        <w:t xml:space="preserve">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Joint consideration of mRNA and protein abundances improves model accuracy</w:t>
      </w:r>
    </w:p>
    <w:p w14:paraId="4FEECDE6" w14:textId="3EA646C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xml:space="preserve">). This </w:t>
      </w:r>
      <w:proofErr w:type="gramStart"/>
      <w:r w:rsidR="006D79CC">
        <w:rPr>
          <w:rFonts w:ascii="Helvetica" w:eastAsia="MS Mincho" w:hAnsi="Helvetica"/>
        </w:rPr>
        <w:t>is in contrast to</w:t>
      </w:r>
      <w:proofErr w:type="gramEnd"/>
      <w:r w:rsidR="006D79CC">
        <w:rPr>
          <w:rFonts w:ascii="Helvetica" w:eastAsia="MS Mincho" w:hAnsi="Helvetica"/>
        </w:rPr>
        <w:t xml:space="preserve">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05913228" w:rsidR="00501632" w:rsidRPr="00477CC4" w:rsidRDefault="00501632" w:rsidP="00501632">
      <w:pPr>
        <w:spacing w:line="360" w:lineRule="auto"/>
        <w:rPr>
          <w:rFonts w:ascii="Helvetica" w:hAnsi="Helvetica"/>
        </w:rPr>
      </w:pPr>
      <w:r w:rsidRPr="00477CC4">
        <w:rPr>
          <w:rFonts w:ascii="Helvetica" w:hAnsi="Helvetica"/>
        </w:rPr>
        <w:lastRenderedPageBreak/>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9F6442">
        <w:rPr>
          <w:rFonts w:ascii="Helvetica" w:hAnsi="Helvetica"/>
        </w:rPr>
        <w:t>;</w:t>
      </w:r>
      <w:r w:rsidRPr="00477CC4">
        <w:rPr>
          <w:rFonts w:ascii="Helvetica" w:hAnsi="Helvetica"/>
        </w:rPr>
        <w:t xml:space="preserve">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suppressed, and only those predictions that arose 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w:t>
      </w:r>
      <w:proofErr w:type="gramStart"/>
      <w:r w:rsidR="00501632" w:rsidRPr="00501632">
        <w:rPr>
          <w:rFonts w:ascii="Helvetica" w:eastAsia="MS Mincho" w:hAnsi="Helvetica"/>
        </w:rPr>
        <w:t>the majority of</w:t>
      </w:r>
      <w:proofErr w:type="gramEnd"/>
      <w:r w:rsidR="00501632" w:rsidRPr="00501632">
        <w:rPr>
          <w:rFonts w:ascii="Helvetica" w:eastAsia="MS Mincho" w:hAnsi="Helvetica"/>
        </w:rPr>
        <w:t xml:space="preserve">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w:t>
      </w:r>
      <w:r w:rsidRPr="00501632">
        <w:rPr>
          <w:rFonts w:ascii="Helvetica" w:eastAsia="MS Mincho" w:hAnsi="Helvetica"/>
        </w:rPr>
        <w:lastRenderedPageBreak/>
        <w:t xml:space="preserve">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0474ED3"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simultaneously, and this ease is reflected in the relatively accurate confusion matrices that we observed (S8 Fig). </w:t>
      </w:r>
      <w:r w:rsidR="00220A99">
        <w:rPr>
          <w:rFonts w:ascii="Helvetica" w:hAnsi="Helvetica"/>
        </w:rPr>
        <w:t>For</w:t>
      </w:r>
      <w:r w:rsidR="001F0F40" w:rsidRPr="00477CC4">
        <w:rPr>
          <w:rFonts w:ascii="Helvetica" w:hAnsi="Helvetica"/>
        </w:rPr>
        <w:t xml:space="preserve">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t>
      </w:r>
      <w:r w:rsidR="00220A99">
        <w:rPr>
          <w:rFonts w:ascii="Helvetica" w:hAnsi="Helvetica"/>
        </w:rPr>
        <w:t>for</w:t>
      </w:r>
      <w:r w:rsidR="001F0F40" w:rsidRPr="00477CC4">
        <w:rPr>
          <w:rFonts w:ascii="Helvetica" w:hAnsi="Helvetica"/>
        </w:rPr>
        <w:t xml:space="preserve">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w:t>
      </w:r>
      <w:proofErr w:type="gramStart"/>
      <w:r w:rsidR="001F0F40">
        <w:rPr>
          <w:rFonts w:ascii="Helvetica" w:hAnsi="Helvetica"/>
        </w:rPr>
        <w:t>particular environmental</w:t>
      </w:r>
      <w:proofErr w:type="gramEnd"/>
      <w:r w:rsidR="001F0F40">
        <w:rPr>
          <w:rFonts w:ascii="Helvetica" w:hAnsi="Helvetica"/>
        </w:rPr>
        <w:t xml:space="preserve">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lastRenderedPageBreak/>
        <w:t>Mo</w:t>
      </w:r>
      <w:r w:rsidR="00AE7326">
        <w:rPr>
          <w:rFonts w:ascii="Helvetica" w:eastAsia="MS Gothic" w:hAnsi="Helvetica"/>
          <w:b/>
          <w:bCs/>
          <w:sz w:val="32"/>
          <w:szCs w:val="32"/>
        </w:rPr>
        <w:t>del validation on external data</w:t>
      </w:r>
    </w:p>
    <w:p w14:paraId="1159E683" w14:textId="05848CF4" w:rsidR="006B4EC3" w:rsidRDefault="00D04AAE" w:rsidP="006B4EC3">
      <w:pPr>
        <w:spacing w:line="360" w:lineRule="auto"/>
        <w:rPr>
          <w:rFonts w:ascii="Helvetica" w:hAnsi="Helvetica"/>
        </w:rPr>
      </w:pPr>
      <w:r w:rsidRPr="00D04AAE">
        <w:rPr>
          <w:rFonts w:ascii="Helvetica" w:eastAsia="MS Mincho" w:hAnsi="Helvetica"/>
        </w:rPr>
        <w:t xml:space="preserve">The samples that we studied throughout this manuscript are </w:t>
      </w:r>
      <w:proofErr w:type="gramStart"/>
      <w:r w:rsidRPr="00D04AAE">
        <w:rPr>
          <w:rFonts w:ascii="Helvetica" w:eastAsia="MS Mincho" w:hAnsi="Helvetica"/>
        </w:rPr>
        <w:t>fairly heterogeneous</w:t>
      </w:r>
      <w:proofErr w:type="gramEnd"/>
      <w:r w:rsidRPr="00D04AAE">
        <w:rPr>
          <w:rFonts w:ascii="Helvetica" w:eastAsia="MS Mincho" w:hAnsi="Helvetica"/>
        </w:rPr>
        <w:t xml:space="preserve">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w:t>
      </w:r>
      <w:proofErr w:type="gramStart"/>
      <w:r w:rsidRPr="00D04AAE">
        <w:rPr>
          <w:rFonts w:ascii="Helvetica" w:eastAsia="MS Mincho" w:hAnsi="Helvetica"/>
        </w:rPr>
        <w:t>ultimate goal</w:t>
      </w:r>
      <w:proofErr w:type="gramEnd"/>
      <w:r w:rsidRPr="00D04AAE">
        <w:rPr>
          <w:rFonts w:ascii="Helvetica" w:eastAsia="MS Mincho" w:hAnsi="Helvetica"/>
        </w:rPr>
        <w:t xml:space="preserve">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5E39D1">
        <w:rPr>
          <w:rFonts w:ascii="Helvetica" w:eastAsia="MS Mincho" w:hAnsi="Helvetica"/>
        </w:rPr>
        <w:instrText xml:space="preserve"> ADDIN ZOTERO_ITEM CSL_CITATION {"citationID":"Yp6Rah6C","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w:t>
      </w:r>
      <w:r w:rsidR="00913945">
        <w:rPr>
          <w:rFonts w:ascii="Helvetica" w:hAnsi="Helvetica"/>
        </w:rPr>
        <w:t xml:space="preserve">only </w:t>
      </w:r>
      <w:r w:rsidR="000B4400">
        <w:rPr>
          <w:rFonts w:ascii="Helvetica" w:hAnsi="Helvetica"/>
        </w:rPr>
        <w:t>~2,000 proteins</w:t>
      </w:r>
      <w:r w:rsidR="0050531A">
        <w:rPr>
          <w:rFonts w:ascii="Helvetica" w:hAnsi="Helvetica"/>
        </w:rPr>
        <w:t>,</w:t>
      </w:r>
      <w:r w:rsidR="000B4400">
        <w:rPr>
          <w:rFonts w:ascii="Helvetica" w:hAnsi="Helvetica"/>
        </w:rPr>
        <w:t xml:space="preserve"> which is substantially less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xml:space="preserve">. Further, the </w:t>
      </w:r>
      <w:proofErr w:type="gramStart"/>
      <w:r w:rsidR="000B4400">
        <w:rPr>
          <w:rFonts w:ascii="Helvetica" w:hAnsi="Helvetica"/>
        </w:rPr>
        <w:t xml:space="preserve">particular </w:t>
      </w:r>
      <w:r w:rsidR="00913945">
        <w:rPr>
          <w:rFonts w:ascii="Helvetica" w:hAnsi="Helvetica"/>
        </w:rPr>
        <w:t>bacterial</w:t>
      </w:r>
      <w:proofErr w:type="gramEnd"/>
      <w:r w:rsidR="00913945">
        <w:rPr>
          <w:rFonts w:ascii="Helvetica" w:hAnsi="Helvetica"/>
        </w:rPr>
        <w:t xml:space="preserve"> </w:t>
      </w:r>
      <w:r w:rsidR="000B4400">
        <w:rPr>
          <w:rFonts w:ascii="Helvetica" w:hAnsi="Helvetica"/>
        </w:rPr>
        <w:t>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 xml:space="preserve">was distinct from ours (REL606, a “B” strain), so not all of the proteins from our model have direct </w:t>
      </w:r>
      <w:proofErr w:type="spellStart"/>
      <w:r w:rsidR="000B4400">
        <w:rPr>
          <w:rFonts w:ascii="Helvetica" w:hAnsi="Helvetica"/>
        </w:rPr>
        <w:t>orthologs</w:t>
      </w:r>
      <w:proofErr w:type="spellEnd"/>
      <w:r w:rsidR="000B4400">
        <w:rPr>
          <w:rFonts w:ascii="Helvetica" w:hAnsi="Helvetica"/>
        </w:rPr>
        <w:t xml:space="preserve"> in this external dataset.</w:t>
      </w:r>
      <w:r w:rsidR="00651CDE">
        <w:rPr>
          <w:rFonts w:ascii="Helvetica" w:hAnsi="Helvetica"/>
        </w:rPr>
        <w:t xml:space="preserve"> Based on our analysis of the dominant genes contributing to the principal components (S1 Table), however, this strain level-variation may be less important than the missing data values.</w:t>
      </w:r>
      <w:r w:rsidR="000B4400">
        <w:rPr>
          <w:rFonts w:ascii="Helvetica" w:hAnsi="Helvetica"/>
        </w:rPr>
        <w:t xml:space="preserve"> </w:t>
      </w:r>
      <w:r w:rsidR="00AF7E55">
        <w:rPr>
          <w:rFonts w:ascii="Helvetica" w:hAnsi="Helvetica"/>
        </w:rPr>
        <w:t>W</w:t>
      </w:r>
      <w:r w:rsidR="006B4EC3" w:rsidRPr="00FA092E">
        <w:rPr>
          <w:rFonts w:ascii="Helvetica" w:hAnsi="Helvetica"/>
        </w:rPr>
        <w:t xml:space="preserve">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1AAEC2EB" w:rsidR="00EB3CEC" w:rsidRDefault="003A3F29" w:rsidP="003A3F29">
      <w:pPr>
        <w:spacing w:line="360" w:lineRule="auto"/>
        <w:rPr>
          <w:rFonts w:ascii="Helvetica" w:eastAsia="MS Mincho" w:hAnsi="Helvetica"/>
        </w:rPr>
      </w:pPr>
      <w:r w:rsidRPr="003A3F29">
        <w:rPr>
          <w:rFonts w:ascii="Helvetica" w:eastAsia="MS Mincho" w:hAnsi="Helvetica"/>
        </w:rPr>
        <w:lastRenderedPageBreak/>
        <w:t xml:space="preserve">Our central goal </w:t>
      </w:r>
      <w:r w:rsidR="00913945">
        <w:rPr>
          <w:rFonts w:ascii="Helvetica" w:eastAsia="MS Mincho" w:hAnsi="Helvetica"/>
        </w:rPr>
        <w:t>here</w:t>
      </w:r>
      <w:r w:rsidRPr="003A3F29">
        <w:rPr>
          <w:rFonts w:ascii="Helvetica" w:eastAsia="MS Mincho" w:hAnsi="Helvetica"/>
        </w:rPr>
        <w:t xml:space="preserve">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0D0D27F8" w:rsidR="00D04AAE" w:rsidRDefault="003A3F29" w:rsidP="003A3F29">
      <w:pPr>
        <w:spacing w:line="360" w:lineRule="auto"/>
        <w:rPr>
          <w:rFonts w:ascii="Helvetica" w:hAnsi="Helvetica"/>
        </w:rPr>
      </w:pPr>
      <w:r w:rsidRPr="003A3F29">
        <w:rPr>
          <w:rFonts w:ascii="Helvetica" w:eastAsia="MS Mincho" w:hAnsi="Helvetica"/>
        </w:rPr>
        <w:t xml:space="preserve">Interestingly, we found that consideration of mRNA and protein datasets alone </w:t>
      </w:r>
      <w:r w:rsidR="00913945">
        <w:rPr>
          <w:rFonts w:ascii="Helvetica" w:eastAsia="MS Mincho" w:hAnsi="Helvetica"/>
        </w:rPr>
        <w:t>is</w:t>
      </w:r>
      <w:r w:rsidRPr="003A3F29">
        <w:rPr>
          <w:rFonts w:ascii="Helvetica" w:eastAsia="MS Mincho" w:hAnsi="Helvetica"/>
        </w:rPr>
        <w:t xml:space="preserv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5E39D1">
        <w:rPr>
          <w:rFonts w:ascii="Helvetica" w:eastAsia="MS Mincho" w:hAnsi="Helvetica"/>
        </w:rPr>
        <w:instrText xml:space="preserve"> ADDIN ZOTERO_ITEM CSL_CITATION {"citationID":"igGkKpCM","properties":{"formattedCitation":"[13,37,39,40]","plainCitation":"[13,37,39,40]","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LYPrkEGO/E35ennZu","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LYPrkEGO/aKszuyyK","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E39D1">
        <w:rPr>
          <w:rFonts w:ascii="Helvetica" w:hAnsi="Helvetica"/>
        </w:rPr>
        <w:instrText xml:space="preserve"> ADDIN ZOTERO_ITEM CSL_CITATION {"citationID":"HQzVvj5Y","properties":{"formattedCitation":"[41]","plainCitation":"[41]","noteIndex":0},"citationItems":[{"id":"LYPrkEGO/p4L9pVMl","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5E39D1">
        <w:rPr>
          <w:rFonts w:ascii="Helvetica" w:eastAsia="MS Mincho" w:hAnsi="Helvetica"/>
        </w:rPr>
        <w:instrText xml:space="preserve"> ADDIN ZOTERO_ITEM CSL_CITATION {"citationID":"iIJep435","properties":{"formattedCitation":"[42]","plainCitation":"[42]","noteIndex":0},"citationItems":[{"id":"LYPrkEGO/kqPrrQQZ","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74006357" w:rsidR="002F1C74" w:rsidRPr="00477CC4" w:rsidRDefault="00913945" w:rsidP="002F1C74">
      <w:pPr>
        <w:spacing w:line="360" w:lineRule="auto"/>
        <w:rPr>
          <w:rFonts w:ascii="Helvetica" w:hAnsi="Helvetica"/>
        </w:rPr>
      </w:pPr>
      <w:r>
        <w:rPr>
          <w:rFonts w:ascii="Helvetica" w:hAnsi="Helvetica"/>
        </w:rPr>
        <w:t>Our results show</w:t>
      </w:r>
      <w:r w:rsidR="00EF7922">
        <w:rPr>
          <w:rFonts w:ascii="Helvetica" w:hAnsi="Helvetica"/>
        </w:rPr>
        <w:t xml:space="preserve"> that cellular growth phase places limits on the predictability of external conditions, with stationary phase cells being particularly di</w:t>
      </w:r>
      <w:r w:rsidR="005C0551">
        <w:rPr>
          <w:rFonts w:ascii="Helvetica" w:hAnsi="Helvetica"/>
        </w:rPr>
        <w:t xml:space="preserve">fficult to distinguish from one </w:t>
      </w:r>
      <w:r w:rsidR="00EF7922">
        <w:rPr>
          <w:rFonts w:ascii="Helvetica" w:hAnsi="Helvetica"/>
        </w:rPr>
        <w:t xml:space="preserve">another irrespective of their external conditions. A possible explanation </w:t>
      </w:r>
      <w:r w:rsidR="00EF7922" w:rsidRPr="00477CC4">
        <w:rPr>
          <w:rFonts w:ascii="Helvetica" w:hAnsi="Helvetica"/>
        </w:rPr>
        <w:t xml:space="preserve">for this behavior </w:t>
      </w:r>
      <w:r w:rsidR="00B11C78">
        <w:rPr>
          <w:rFonts w:ascii="Helvetica" w:hAnsi="Helvetica"/>
        </w:rPr>
        <w:t>may</w:t>
      </w:r>
      <w:r w:rsidR="00B11C78" w:rsidRPr="00477CC4">
        <w:rPr>
          <w:rFonts w:ascii="Helvetica" w:hAnsi="Helvetica"/>
        </w:rPr>
        <w:t xml:space="preserve"> </w:t>
      </w:r>
      <w:r w:rsidR="00EF7922" w:rsidRPr="00477CC4">
        <w:rPr>
          <w:rFonts w:ascii="Helvetica" w:hAnsi="Helvetica"/>
        </w:rPr>
        <w:t>be endogenous metabolis</w:t>
      </w:r>
      <w:r w:rsidR="00EF7922">
        <w:rPr>
          <w:rFonts w:ascii="Helvetica" w:hAnsi="Helvetica"/>
        </w:rPr>
        <w:t>m</w:t>
      </w:r>
      <w:r w:rsidR="005C0551">
        <w:rPr>
          <w:rFonts w:ascii="Helvetica" w:hAnsi="Helvetica"/>
        </w:rPr>
        <w:t xml:space="preserve">, whereby </w:t>
      </w:r>
      <w:r w:rsidR="00EF7922" w:rsidRPr="00477CC4">
        <w:rPr>
          <w:rFonts w:ascii="Helvetica" w:hAnsi="Helvetica"/>
        </w:rPr>
        <w:t xml:space="preserve">stationary phase cells start to </w:t>
      </w:r>
      <w:r w:rsidR="005C0551">
        <w:rPr>
          <w:rFonts w:ascii="Helvetica" w:hAnsi="Helvetica"/>
        </w:rPr>
        <w:t xml:space="preserve">metabolize surrounding dead </w:t>
      </w:r>
      <w:r w:rsidR="00EF7922" w:rsidRPr="00477CC4">
        <w:rPr>
          <w:rFonts w:ascii="Helvetica" w:hAnsi="Helvetica"/>
        </w:rPr>
        <w:t xml:space="preserve">cells instead of </w:t>
      </w:r>
      <w:r w:rsidR="005C0551">
        <w:rPr>
          <w:rFonts w:ascii="Helvetica" w:hAnsi="Helvetica"/>
        </w:rPr>
        <w:t xml:space="preserve">the </w:t>
      </w:r>
      <w:r w:rsidR="00EF7922" w:rsidRPr="00477CC4">
        <w:rPr>
          <w:rFonts w:ascii="Helvetica" w:hAnsi="Helvetica"/>
        </w:rPr>
        <w:t xml:space="preserve">provided carbon source. This new carbon source, </w:t>
      </w:r>
      <w:r w:rsidR="00EF7922" w:rsidRPr="00477CC4">
        <w:rPr>
          <w:rFonts w:ascii="Helvetica" w:hAnsi="Helvetica"/>
        </w:rPr>
        <w:lastRenderedPageBreak/>
        <w:t xml:space="preserve">which is independent of the </w:t>
      </w:r>
      <w:r w:rsidR="00EF7922">
        <w:rPr>
          <w:rFonts w:ascii="Helvetica" w:hAnsi="Helvetica"/>
        </w:rPr>
        <w:t>externally provided</w:t>
      </w:r>
      <w:r w:rsidR="00EF7922" w:rsidRPr="00477CC4">
        <w:rPr>
          <w:rFonts w:ascii="Helvetica" w:hAnsi="Helvetica"/>
        </w:rPr>
        <w:t xml:space="preserve"> carbon source, </w:t>
      </w:r>
      <w:r w:rsidR="00EF7922">
        <w:rPr>
          <w:rFonts w:ascii="Helvetica" w:hAnsi="Helvetica"/>
        </w:rPr>
        <w:t xml:space="preserve">may </w:t>
      </w:r>
      <w:r w:rsidR="00EF7922" w:rsidRPr="00477CC4">
        <w:rPr>
          <w:rFonts w:ascii="Helvetica" w:hAnsi="Helvetica"/>
        </w:rPr>
        <w:t xml:space="preserve">suppress differences between cells </w:t>
      </w:r>
      <w:r w:rsidR="001F7AC2">
        <w:rPr>
          <w:rFonts w:ascii="Helvetica" w:hAnsi="Helvetica"/>
        </w:rPr>
        <w:t>growing o</w:t>
      </w:r>
      <w:r w:rsidR="00EF7922"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sidR="00EF7922">
        <w:rPr>
          <w:rFonts w:ascii="Helvetica" w:hAnsi="Helvetica"/>
        </w:rPr>
        <w:fldChar w:fldCharType="begin"/>
      </w:r>
      <w:r w:rsidR="005E39D1">
        <w:rPr>
          <w:rFonts w:ascii="Helvetica" w:hAnsi="Helvetica"/>
        </w:rPr>
        <w:instrText xml:space="preserve"> ADDIN ZOTERO_ITEM CSL_CITATION {"citationID":"5VnzNv2f","properties":{"formattedCitation":"[43,44]","plainCitation":"[43,44]","noteIndex":0},"citationItems":[{"id":"LYPrkEGO/hoAvWzQT","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A."}],"issued":{"date-parts":[["1993"]]}},"label":"page"},{"id":"LYPrkEGO/3GJPFnB9","uris":["http://zotero.org/users/local/FOPKHRFW/items/D4H755EA"],"uri":["http://zotero.org/users/local/FOPKHRFW/items/D4H755EA"],"itemData":{"id":591,"type":"chapter","title":"Chapter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sidR="00EF7922">
        <w:rPr>
          <w:rFonts w:ascii="Helvetica" w:hAnsi="Helvetica"/>
        </w:rPr>
        <w:fldChar w:fldCharType="separate"/>
      </w:r>
      <w:r w:rsidR="00906D8D">
        <w:rPr>
          <w:rFonts w:ascii="Helvetica" w:hAnsi="Helvetica"/>
        </w:rPr>
        <w:t>[43,44]</w:t>
      </w:r>
      <w:r w:rsidR="00EF7922">
        <w:rPr>
          <w:rFonts w:ascii="Helvetica" w:hAnsi="Helvetica"/>
        </w:rPr>
        <w:fldChar w:fldCharType="end"/>
      </w:r>
      <w:r w:rsidR="00EF7922">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SCWwKzJJ","properties":{"formattedCitation":"[45]","plainCitation":"[45]","noteIndex":0},"citationItems":[{"id":"LYPrkEGO/Q0uvS6FT","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q7rL7RLJ","properties":{"formattedCitation":"[46,47]","plainCitation":"[46,47]","noteIndex":0},"citationItems":[{"id":"LYPrkEGO/3UsUJf1R","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LYPrkEGO/C0c4CUyw","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t>
      </w:r>
      <w:r w:rsidR="008D4ACC">
        <w:rPr>
          <w:rFonts w:ascii="Helvetica" w:hAnsi="Helvetica"/>
        </w:rPr>
        <w:t>days</w:t>
      </w:r>
      <w:r w:rsidR="002F1C74">
        <w:rPr>
          <w:rFonts w:ascii="Helvetica" w:hAnsi="Helvetica"/>
        </w:rPr>
        <w:t xml:space="preserve"> of growth. The similarity of stationary phase cells to other stationary phase cells may be a consequence of them </w:t>
      </w:r>
      <w:proofErr w:type="gramStart"/>
      <w:r w:rsidR="0050531A">
        <w:rPr>
          <w:rFonts w:ascii="Helvetica" w:hAnsi="Helvetica"/>
        </w:rPr>
        <w:t xml:space="preserve">actually </w:t>
      </w:r>
      <w:r w:rsidR="002F1C74">
        <w:rPr>
          <w:rFonts w:ascii="Helvetica" w:hAnsi="Helvetica"/>
        </w:rPr>
        <w:t>inhabiting</w:t>
      </w:r>
      <w:proofErr w:type="gramEnd"/>
      <w:r w:rsidR="002F1C74">
        <w:rPr>
          <w:rFonts w:ascii="Helvetica" w:hAnsi="Helvetica"/>
        </w:rPr>
        <w:t xml:space="preserve">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1F7AC2">
        <w:rPr>
          <w:rFonts w:ascii="Helvetica" w:hAnsi="Helvetica"/>
        </w:rPr>
        <w:t>.</w:t>
      </w:r>
      <w:r w:rsidR="004F4E0F">
        <w:rPr>
          <w:rFonts w:ascii="Helvetica" w:hAnsi="Helvetica"/>
        </w:rPr>
        <w:t xml:space="preserve"> Despite these caveats </w:t>
      </w:r>
      <w:proofErr w:type="gramStart"/>
      <w:r w:rsidR="004F4E0F">
        <w:rPr>
          <w:rFonts w:ascii="Helvetica" w:hAnsi="Helvetica"/>
        </w:rPr>
        <w:t>with regard to</w:t>
      </w:r>
      <w:proofErr w:type="gramEnd"/>
      <w:r w:rsidR="004F4E0F">
        <w:rPr>
          <w:rFonts w:ascii="Helvetica" w:hAnsi="Helvetica"/>
        </w:rPr>
        <w:t xml:space="preserve"> cellular growth 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558E1B8A"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w:t>
      </w:r>
      <w:proofErr w:type="gramStart"/>
      <w:r w:rsidR="005C0551">
        <w:rPr>
          <w:rFonts w:ascii="Helvetica" w:hAnsi="Helvetica"/>
        </w:rPr>
        <w:t>be more or less</w:t>
      </w:r>
      <w:proofErr w:type="gramEnd"/>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sidR="00365ED4">
        <w:rPr>
          <w:rFonts w:ascii="Helvetica" w:hAnsi="Helvetica"/>
        </w:rPr>
        <w:t xml:space="preserve">may be the differences in life cycles between </w:t>
      </w:r>
      <w:r w:rsidRPr="00477CC4">
        <w:rPr>
          <w:rFonts w:ascii="Helvetica" w:hAnsi="Helvetica"/>
        </w:rPr>
        <w:t>mRNAs and proteins</w:t>
      </w:r>
      <w:r>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Qd1lXsYt","properties":{"formattedCitation":"[36,48]","plainCitation":"[36,48]","noteIndex":0},"citationItems":[{"id":"LYPrkEGO/Abe1Uqid","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O."}],"issued":{"date-parts":[["2015",8,14]]}}},{"id":"LYPrkEGO/V0xbplY6","uris":["http://zotero.org/users/local/FOPKHRFW/items/7SE88TVM"],"uri":["http://zotero.org/users/local/FOPKHRFW/items/7SE88TVM"],"itemData":{"id":477,"type":"chapter","title":"how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stationary</w:t>
      </w:r>
      <w:r w:rsidR="007935DE">
        <w:rPr>
          <w:rFonts w:ascii="Helvetica" w:hAnsi="Helvetica"/>
        </w:rPr>
        <w:t>-</w:t>
      </w:r>
      <w:r w:rsidRPr="00477CC4">
        <w:rPr>
          <w:rFonts w:ascii="Helvetica" w:hAnsi="Helvetica"/>
        </w:rPr>
        <w:t xml:space="preserve">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w:t>
      </w:r>
      <w:r w:rsidR="007935DE">
        <w:rPr>
          <w:rFonts w:ascii="Helvetica" w:hAnsi="Helvetica"/>
        </w:rPr>
        <w:t>-</w:t>
      </w:r>
      <w:r w:rsidRPr="00477CC4">
        <w:rPr>
          <w:rFonts w:ascii="Helvetica" w:hAnsi="Helvetica"/>
        </w:rPr>
        <w:t>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Db00X79O","properties":{"formattedCitation":"[49\\uc0\\u8211{}51]","plainCitation":"[49–51]","noteIndex":0},"citationItems":[{"id":"LYPrkEGO/RDzoYtk0","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LYPrkEGO/tw70Ln2C","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LYPrkEGO/cC99zQY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1D0275D4" w14:textId="5C5B0DC1" w:rsidR="007C7AF1" w:rsidRDefault="0050531A" w:rsidP="001530A3">
      <w:pPr>
        <w:spacing w:line="360" w:lineRule="auto"/>
        <w:rPr>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E39D1">
        <w:rPr>
          <w:rFonts w:ascii="Helvetica" w:hAnsi="Helvetica"/>
        </w:rPr>
        <w:instrText xml:space="preserve"> ADDIN ZOTERO_ITEM CSL_CITATION {"citationID":"0IMxMp8I","properties":{"formattedCitation":"[12,52\\uc0\\u8211{}54]","plainCitation":"[12,52–54]","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9DiWeSeC","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LYPrkEGO/rQAs98Jg","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LYPrkEGO/6gv53rpB","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4675C">
        <w:rPr>
          <w:rFonts w:ascii="Helvetica" w:hAnsi="Helvetica"/>
        </w:rPr>
        <w:t xml:space="preserve">available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samples for which we have both mRNA and protein abundance</w:t>
      </w:r>
      <w:r w:rsidR="007935DE">
        <w:rPr>
          <w:rFonts w:ascii="Helvetica" w:hAnsi="Helvetica"/>
        </w:rPr>
        <w:t>s</w:t>
      </w:r>
      <w:r w:rsidR="00B4675C">
        <w:rPr>
          <w:rFonts w:ascii="Helvetica" w:hAnsi="Helvetica"/>
        </w:rPr>
        <w:t xml:space="preserve"> </w:t>
      </w:r>
      <w:r w:rsidR="00BF4404" w:rsidRPr="00477CC4">
        <w:rPr>
          <w:rFonts w:ascii="Helvetica" w:hAnsi="Helvetica"/>
        </w:rPr>
        <w:t xml:space="preserve">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ins w:id="10" w:author="Wilke, Claus O" w:date="2018-10-10T00:26:00Z">
        <w:r w:rsidR="00E12CFD">
          <w:rPr>
            <w:rFonts w:ascii="Helvetica" w:hAnsi="Helvetica"/>
          </w:rPr>
          <w:t>s</w:t>
        </w:r>
      </w:ins>
      <w:r w:rsidR="004F4E0F">
        <w:rPr>
          <w:rFonts w:ascii="Helvetica" w:hAnsi="Helvetica"/>
        </w:rPr>
        <w:t xml:space="preserve"> smaller</w:t>
      </w:r>
      <w:r w:rsidR="00B4675C">
        <w:rPr>
          <w:rFonts w:ascii="Helvetica" w:hAnsi="Helvetica"/>
        </w:rPr>
        <w:t xml:space="preserve"> (152 vs 102 mRNA samples, Fig 3 compared to Fig 5)</w:t>
      </w:r>
      <w:r w:rsidR="004F4E0F">
        <w:rPr>
          <w:rFonts w:ascii="Helvetica" w:hAnsi="Helvetica"/>
        </w:rPr>
        <w:t xml:space="preserve">, strongly implying that </w:t>
      </w:r>
      <w:r w:rsidR="00BF4404">
        <w:rPr>
          <w:rFonts w:ascii="Helvetica" w:hAnsi="Helvetica"/>
        </w:rPr>
        <w:t xml:space="preserve">training set sizes </w:t>
      </w:r>
      <w:r w:rsidR="00B4675C">
        <w:rPr>
          <w:rFonts w:ascii="Helvetica" w:hAnsi="Helvetica"/>
        </w:rPr>
        <w:t>limit</w:t>
      </w:r>
      <w:r w:rsidR="001F7AC2">
        <w:rPr>
          <w:rFonts w:ascii="Helvetica" w:hAnsi="Helvetica"/>
        </w:rPr>
        <w:t xml:space="preserve"> overall</w:t>
      </w:r>
      <w:r w:rsidR="00BF4404">
        <w:rPr>
          <w:rFonts w:ascii="Helvetica" w:hAnsi="Helvetica"/>
        </w:rPr>
        <w:t xml:space="preserve"> model accuracy</w:t>
      </w:r>
      <w:r w:rsidR="00B4675C">
        <w:rPr>
          <w:rFonts w:ascii="Helvetica" w:hAnsi="Helvetica"/>
        </w:rPr>
        <w:t xml:space="preserve"> for at least a portion of our results</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wNZ0hQ5m","properties":{"formattedCitation":"[55\\uc0\\u8211{}57]","plainCitation":"[55–57]","noteIndex":0},"citationItems":[{"id":"LYPrkEGO/18Kwn9MB","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Carolina"}],"issued":{"date-parts":[["2004",6]]}},"label":"page"},{"id":"LYPrkEGO/7ezr5CFl","uris":["http://zotero.org/users/local/FOPKHRFW/items/56J93WC6"],"uri":["http://zotero.org/users/local/FOPKHRFW/items/56J93WC6"],"itemData":{"id":420,"type":"chapter","title":"Data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LYPrkEGO/rNeSytoT","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gLvbFV9W","properties":{"formattedCitation":"[58,59]","plainCitation":"[58,59]","noteIndex":0},"citationItems":[{"id":"LYPrkEGO/ZNPDXrv7","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LYPrkEGO/e8zbM80m","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w:t>
      </w:r>
      <w:r w:rsidR="007C7AF1">
        <w:rPr>
          <w:rFonts w:ascii="Helvetica" w:hAnsi="Helvetica"/>
        </w:rPr>
        <w:t>used</w:t>
      </w:r>
      <w:r w:rsidR="007C7AF1" w:rsidRPr="00477CC4">
        <w:rPr>
          <w:rFonts w:ascii="Helvetica" w:hAnsi="Helvetica"/>
        </w:rPr>
        <w:t xml:space="preserve"> </w:t>
      </w:r>
      <w:r w:rsidR="00CE78A7" w:rsidRPr="00477CC4">
        <w:rPr>
          <w:rFonts w:ascii="Helvetica" w:hAnsi="Helvetica"/>
        </w:rPr>
        <w:t>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E39D1">
        <w:rPr>
          <w:rFonts w:ascii="Helvetica" w:hAnsi="Helvetica"/>
        </w:rPr>
        <w:instrText xml:space="preserve"> ADDIN ZOTERO_ITEM CSL_CITATION {"citationID":"kCAHaZ2J","properties":{"formattedCitation":"[60]","plainCitation":"[60]","noteIndex":0},"citationItems":[{"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r w:rsidR="00E67C82">
        <w:rPr>
          <w:rFonts w:ascii="Helvetica" w:hAnsi="Helvetica"/>
        </w:rPr>
        <w:t>Accuracy</w:t>
      </w:r>
      <w:r w:rsidR="007C7AF1">
        <w:rPr>
          <w:rFonts w:ascii="Helvetica" w:hAnsi="Helvetica"/>
        </w:rPr>
        <w:t xml:space="preserve"> limitations could be more thoroughly evaluated </w:t>
      </w:r>
      <w:proofErr w:type="gramStart"/>
      <w:r w:rsidR="007C7AF1">
        <w:rPr>
          <w:rFonts w:ascii="Helvetica" w:hAnsi="Helvetica"/>
        </w:rPr>
        <w:t>through the use of</w:t>
      </w:r>
      <w:proofErr w:type="gramEnd"/>
      <w:r w:rsidR="007C7AF1">
        <w:rPr>
          <w:rFonts w:ascii="Helvetica" w:hAnsi="Helvetica"/>
        </w:rPr>
        <w:t xml:space="preserve"> learning curves</w:t>
      </w:r>
      <w:r w:rsidR="00B4675C">
        <w:rPr>
          <w:rFonts w:ascii="Helvetica" w:hAnsi="Helvetica"/>
        </w:rPr>
        <w:t xml:space="preserve"> to determine whether </w:t>
      </w:r>
      <w:r w:rsidR="00E67C82">
        <w:rPr>
          <w:rFonts w:ascii="Helvetica" w:hAnsi="Helvetica"/>
        </w:rPr>
        <w:t xml:space="preserve">test set </w:t>
      </w:r>
      <w:r w:rsidR="00B4675C">
        <w:rPr>
          <w:rFonts w:ascii="Helvetica" w:hAnsi="Helvetica"/>
        </w:rPr>
        <w:t>accuracies plateau with increasing training set size</w:t>
      </w:r>
      <w:r w:rsidR="007C7AF1">
        <w:rPr>
          <w:rFonts w:ascii="Helvetica" w:hAnsi="Helvetica"/>
        </w:rPr>
        <w:t>, but the class imbalance problem and fairly low number of overall samples per condition</w:t>
      </w:r>
      <w:r w:rsidR="00E67C82">
        <w:rPr>
          <w:rFonts w:ascii="Helvetica" w:hAnsi="Helvetica"/>
        </w:rPr>
        <w:t xml:space="preserve"> in our data</w:t>
      </w:r>
      <w:r w:rsidR="007C7AF1">
        <w:rPr>
          <w:rFonts w:ascii="Helvetica" w:hAnsi="Helvetica"/>
        </w:rPr>
        <w:t xml:space="preserve"> make it difficult to evaluate </w:t>
      </w:r>
      <w:commentRangeStart w:id="11"/>
      <w:r w:rsidR="007C7AF1">
        <w:rPr>
          <w:rFonts w:ascii="Helvetica" w:hAnsi="Helvetica"/>
        </w:rPr>
        <w:t>these</w:t>
      </w:r>
      <w:commentRangeEnd w:id="11"/>
      <w:r w:rsidR="00B52EDB">
        <w:rPr>
          <w:rStyle w:val="CommentReference"/>
        </w:rPr>
        <w:commentReference w:id="11"/>
      </w:r>
      <w:r w:rsidR="007C7AF1">
        <w:rPr>
          <w:rFonts w:ascii="Helvetica" w:hAnsi="Helvetica"/>
        </w:rPr>
        <w:t xml:space="preserve"> across a broad range. Future work with larger sample numbers </w:t>
      </w:r>
      <w:r w:rsidR="00E67C82">
        <w:rPr>
          <w:rFonts w:ascii="Helvetica" w:hAnsi="Helvetica"/>
        </w:rPr>
        <w:t>will</w:t>
      </w:r>
      <w:r w:rsidR="007C7AF1">
        <w:rPr>
          <w:rFonts w:ascii="Helvetica" w:hAnsi="Helvetica"/>
        </w:rPr>
        <w:t xml:space="preserve"> be useful to interrogate whether accuracies are ultimately limited by </w:t>
      </w:r>
      <w:r w:rsidR="00E67C82">
        <w:rPr>
          <w:rFonts w:ascii="Helvetica" w:hAnsi="Helvetica"/>
        </w:rPr>
        <w:t xml:space="preserve">training set sizes or by some </w:t>
      </w:r>
      <w:r w:rsidR="007C7AF1">
        <w:rPr>
          <w:rFonts w:ascii="Helvetica" w:hAnsi="Helvetica"/>
        </w:rPr>
        <w:t>other feature</w:t>
      </w:r>
      <w:r w:rsidR="00E67C82">
        <w:rPr>
          <w:rFonts w:ascii="Helvetica" w:hAnsi="Helvetica"/>
        </w:rPr>
        <w:t>s inherent</w:t>
      </w:r>
      <w:r w:rsidR="007C7AF1">
        <w:rPr>
          <w:rFonts w:ascii="Helvetica" w:hAnsi="Helvetica"/>
        </w:rPr>
        <w:t xml:space="preserve"> </w:t>
      </w:r>
      <w:r w:rsidR="00E67C82">
        <w:rPr>
          <w:rFonts w:ascii="Helvetica" w:hAnsi="Helvetica"/>
        </w:rPr>
        <w:t>to</w:t>
      </w:r>
      <w:r w:rsidR="007C7AF1">
        <w:rPr>
          <w:rFonts w:ascii="Helvetica" w:hAnsi="Helvetica"/>
        </w:rPr>
        <w:t xml:space="preserve"> the data</w:t>
      </w:r>
      <w:r w:rsidR="00E67C82">
        <w:rPr>
          <w:rFonts w:ascii="Helvetica" w:hAnsi="Helvetica"/>
        </w:rPr>
        <w:t xml:space="preserve"> and/or methods</w:t>
      </w:r>
      <w:r w:rsidR="007C7AF1">
        <w:rPr>
          <w:rFonts w:ascii="Helvetica" w:hAnsi="Helvetica"/>
        </w:rPr>
        <w:t>.</w:t>
      </w:r>
    </w:p>
    <w:p w14:paraId="608B0D8A" w14:textId="392AA306" w:rsidR="00220B54" w:rsidRDefault="00220B54" w:rsidP="001530A3">
      <w:pPr>
        <w:spacing w:line="360" w:lineRule="auto"/>
        <w:rPr>
          <w:rFonts w:ascii="Helvetica" w:hAnsi="Helvetica"/>
        </w:rPr>
      </w:pPr>
    </w:p>
    <w:p w14:paraId="05135C65" w14:textId="245842AE"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t>
      </w:r>
      <w:r w:rsidR="00DE0D30">
        <w:rPr>
          <w:rFonts w:ascii="Helvetica" w:hAnsi="Helvetica"/>
        </w:rPr>
        <w:t>T</w:t>
      </w:r>
      <w:r>
        <w:rPr>
          <w:rFonts w:ascii="Helvetica" w:hAnsi="Helvetica"/>
        </w:rPr>
        <w:t xml:space="preserve">he most comprehensive </w:t>
      </w:r>
      <w:r w:rsidR="00DE0D30">
        <w:rPr>
          <w:rFonts w:ascii="Helvetica" w:hAnsi="Helvetica"/>
        </w:rPr>
        <w:t xml:space="preserve">and intuitive </w:t>
      </w:r>
      <w:r>
        <w:rPr>
          <w:rFonts w:ascii="Helvetica" w:hAnsi="Helvetica"/>
        </w:rPr>
        <w:t xml:space="preserve">evaluation of our results is contained within confusion matrices (Fig 4); collapsing these data-rich matrices into a single number is convenient but can also be problematic. </w:t>
      </w:r>
      <w:del w:id="12" w:author="Hockenberry, Adam J" w:date="2018-09-27T12:09:00Z">
        <w:r w:rsidRPr="00220B54" w:rsidDel="00DE0D30">
          <w:rPr>
            <w:rFonts w:ascii="Helvetica" w:hAnsi="Helvetica"/>
          </w:rPr>
          <w:delText>We chose</w:delText>
        </w:r>
        <w:r w:rsidDel="00DE0D30">
          <w:rPr>
            <w:rFonts w:ascii="Helvetica" w:hAnsi="Helvetica"/>
          </w:rPr>
          <w:delText xml:space="preserve"> the macro</w:delText>
        </w:r>
        <w:r w:rsidR="0050531A" w:rsidDel="00DE0D30">
          <w:rPr>
            <w:rFonts w:ascii="Helvetica" w:hAnsi="Helvetica"/>
          </w:rPr>
          <w:delText>-</w:delText>
        </w:r>
        <w:r w:rsidRPr="00220B54" w:rsidDel="00DE0D30">
          <w:rPr>
            <w:rFonts w:ascii="Helvetica" w:hAnsi="Helvetica"/>
            <w:i/>
          </w:rPr>
          <w:delText>F</w:delText>
        </w:r>
        <w:r w:rsidRPr="00220B54" w:rsidDel="00DE0D30">
          <w:rPr>
            <w:rFonts w:ascii="Helvetica" w:hAnsi="Helvetica"/>
            <w:vertAlign w:val="subscript"/>
          </w:rPr>
          <w:delText>1</w:delText>
        </w:r>
        <w:r w:rsidRPr="00220B54" w:rsidDel="00DE0D30">
          <w:rPr>
            <w:rFonts w:ascii="Helvetica" w:hAnsi="Helvetica"/>
          </w:rPr>
          <w:delText xml:space="preserve"> score in particular because more commonly used accuracy metrics (such as the area under the receiver-operating characteristic curve</w:delText>
        </w:r>
        <w:r w:rsidDel="00DE0D30">
          <w:rPr>
            <w:rFonts w:ascii="Helvetica" w:hAnsi="Helvetica"/>
          </w:rPr>
          <w:delText xml:space="preserve"> [AUROC]</w:delText>
        </w:r>
        <w:r w:rsidRPr="00220B54" w:rsidDel="00DE0D30">
          <w:rPr>
            <w:rFonts w:ascii="Helvetica" w:hAnsi="Helvetica"/>
          </w:rPr>
          <w:delText xml:space="preserve">) are most frequently applied to binary classification problems. </w:delText>
        </w:r>
      </w:del>
      <w:r w:rsidRPr="00220B54">
        <w:rPr>
          <w:rFonts w:ascii="Helvetica" w:hAnsi="Helvetica"/>
        </w:rPr>
        <w:t xml:space="preserve">Quantifying the accuracy of multi-class classifiers (simultaneously predicting 4 separate vectors) is </w:t>
      </w:r>
      <w:commentRangeStart w:id="13"/>
      <w:r w:rsidRPr="00220B54">
        <w:rPr>
          <w:rFonts w:ascii="Helvetica" w:hAnsi="Helvetica"/>
        </w:rPr>
        <w:t xml:space="preserve">more complicated </w:t>
      </w:r>
      <w:commentRangeEnd w:id="13"/>
      <w:r w:rsidR="00B52EDB">
        <w:rPr>
          <w:rStyle w:val="CommentReference"/>
        </w:rPr>
        <w:commentReference w:id="13"/>
      </w:r>
      <w:r w:rsidRPr="00220B54">
        <w:rPr>
          <w:rFonts w:ascii="Helvetica" w:hAnsi="Helvetica"/>
        </w:rPr>
        <w:t xml:space="preserve">and standards are generally lacking but the </w:t>
      </w:r>
      <w:r w:rsidR="00DE0D30">
        <w:rPr>
          <w:rFonts w:ascii="Helvetica" w:hAnsi="Helvetica"/>
        </w:rPr>
        <w:t>multi-class macro-</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accuracy)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 xml:space="preserve">We recognize that the use of </w:t>
      </w:r>
      <w:r>
        <w:rPr>
          <w:rFonts w:ascii="Helvetica" w:hAnsi="Helvetica"/>
        </w:rPr>
        <w:lastRenderedPageBreak/>
        <w:t>other scoring schemes, such as multi-class AUROC</w:t>
      </w:r>
      <w:r w:rsidR="00B32C0A">
        <w:rPr>
          <w:rFonts w:ascii="Helvetica" w:hAnsi="Helvetica"/>
        </w:rPr>
        <w:t xml:space="preserve"> </w:t>
      </w:r>
      <w:r w:rsidR="00B32C0A">
        <w:rPr>
          <w:rFonts w:ascii="Helvetica" w:hAnsi="Helvetica"/>
        </w:rPr>
        <w:fldChar w:fldCharType="begin"/>
      </w:r>
      <w:r w:rsidR="00653BFE">
        <w:rPr>
          <w:rFonts w:ascii="Helvetica" w:hAnsi="Helvetica"/>
        </w:rPr>
        <w:instrText xml:space="preserve"> ADDIN ZOTERO_ITEM CSL_CITATION {"citationID":"P4VZ0fuc","properties":{"unsorted":true,"formattedCitation":"[61,62]","plainCitation":"[61,62]","noteIndex":0},"citationItems":[{"id":41,"uris":["http://zotero.org/users/local/WXskNUvk/items/D992S6F7"],"uri":["http://zotero.org/users/local/WXskNUvk/items/D992S6F7"],"itemData":{"id":41,"type":"article-journal","title":"A Simple Generalisation of the Area Under the ROC Curve for Multiple Class Classification Problems","container-title":"Machine Learning","page":"171–186","volume":"45","issue":"2","author":[{"family":"Hand","given":"David J."},{"family":"Till","given":"Robert J."}],"issued":{"date-parts":[["2001"]]}}},{"id":42,"uris":["http://zotero.org/users/local/WXskNUvk/items/G557UGMC"],"uri":["http://zotero.org/users/local/WXskNUvk/items/G557UGMC"],"itemData":{"id":42,"type":"article-journal","title":"Approximating the multiclass ROC by pairwise analysis","container-title":"Pattern Recognition Letters","page":"1747-1758","volume":"28","issue":"13","source":"Crossref","DOI":"10.1016/j.patrec.2007.05.001","ISSN":"01678655","language":"en","author":[{"family":"Landgrebe","given":"Thomas C.W."},{"family":"Duin","given":"Robert P.W."}],"issued":{"date-parts":[["2007",10]]}}}],"schema":"https://github.com/citation-style-language/schema/raw/master/csl-citation.json"} </w:instrText>
      </w:r>
      <w:r w:rsidR="00B32C0A">
        <w:rPr>
          <w:rFonts w:ascii="Helvetica" w:hAnsi="Helvetica"/>
        </w:rPr>
        <w:fldChar w:fldCharType="separate"/>
      </w:r>
      <w:r w:rsidR="00653BFE" w:rsidRPr="00653BFE">
        <w:rPr>
          <w:rFonts w:ascii="Helvetica" w:hAnsi="Helvetica"/>
        </w:rPr>
        <w:t>[61,62]</w:t>
      </w:r>
      <w:r w:rsidR="00B32C0A">
        <w:rPr>
          <w:rFonts w:ascii="Helvetica" w:hAnsi="Helvetica"/>
        </w:rPr>
        <w:fldChar w:fldCharType="end"/>
      </w:r>
      <w:r>
        <w:rPr>
          <w:rFonts w:ascii="Helvetica" w:hAnsi="Helvetica"/>
        </w:rPr>
        <w:t xml:space="preserve">, could alter the model fits during </w:t>
      </w:r>
      <w:ins w:id="14" w:author="Wilke, Claus O" w:date="2018-10-10T00:22:00Z">
        <w:r w:rsidR="00B52EDB">
          <w:rPr>
            <w:rFonts w:ascii="Helvetica" w:hAnsi="Helvetica"/>
          </w:rPr>
          <w:t xml:space="preserve">the </w:t>
        </w:r>
      </w:ins>
      <w:r>
        <w:rPr>
          <w:rFonts w:ascii="Helvetica" w:hAnsi="Helvetica"/>
        </w:rPr>
        <w:t xml:space="preserve">training </w:t>
      </w:r>
      <w:r w:rsidR="00DE0D30">
        <w:rPr>
          <w:rFonts w:ascii="Helvetica" w:hAnsi="Helvetica"/>
        </w:rPr>
        <w:t>phase and</w:t>
      </w:r>
      <w:r>
        <w:rPr>
          <w:rFonts w:ascii="Helvetica" w:hAnsi="Helvetica"/>
        </w:rPr>
        <w:t xml:space="preserve"> </w:t>
      </w:r>
      <w:r w:rsidR="00DE0D30">
        <w:rPr>
          <w:rFonts w:ascii="Helvetica" w:hAnsi="Helvetica"/>
        </w:rPr>
        <w:t>the final reported accuracies but the magnitude of these differences should be minor</w:t>
      </w:r>
      <w:r w:rsidR="00116D14">
        <w:rPr>
          <w:rFonts w:ascii="Helvetica" w:hAnsi="Helvetica"/>
        </w:rPr>
        <w:t>.</w:t>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28F97837" w:rsidR="00CA44DD" w:rsidRDefault="001530A3" w:rsidP="00CA44DD">
      <w:pPr>
        <w:spacing w:line="360" w:lineRule="auto"/>
        <w:rPr>
          <w:rFonts w:ascii="Helvetica" w:hAnsi="Helvetica"/>
        </w:rPr>
      </w:pPr>
      <w:r>
        <w:rPr>
          <w:rFonts w:ascii="Helvetica" w:hAnsi="Helvetica"/>
        </w:rPr>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E39D1">
        <w:rPr>
          <w:rFonts w:ascii="Helvetica" w:hAnsi="Helvetica"/>
        </w:rPr>
        <w:instrText xml:space="preserve"> ADDIN ZOTERO_ITEM CSL_CITATION {"citationID":"EFX6jpVe","properties":{"formattedCitation":"[6]","plainCitation":"[6]","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likely improve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0804C716"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E39D1">
        <w:rPr>
          <w:rFonts w:ascii="Helvetica" w:hAnsi="Helvetica"/>
        </w:rPr>
        <w:instrText xml:space="preserve"> ADDIN ZOTERO_ITEM CSL_CITATION {"citationID":"fXmpeI1N","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E39D1">
        <w:rPr>
          <w:rFonts w:ascii="Helvetica" w:hAnsi="Helvetica"/>
        </w:rPr>
        <w:instrText xml:space="preserve"> ADDIN ZOTERO_ITEM CSL_CITATION {"citationID":"Tz3k1axx","properties":{"formattedCitation":"[63]","plainCitation":"[63]","noteIndex":0},"citationItems":[{"id":"LYPrkEGO/ZsZg88pe","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653BFE">
        <w:rPr>
          <w:rFonts w:ascii="Helvetica" w:hAnsi="Helvetica"/>
        </w:rPr>
        <w:t>[63]</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E39D1">
        <w:rPr>
          <w:rFonts w:ascii="Helvetica" w:hAnsi="Helvetica"/>
        </w:rPr>
        <w:instrText xml:space="preserve"> ADDIN ZOTERO_ITEM CSL_CITATION {"citationID":"uzygu7Us","properties":{"formattedCitation":"[64,65]","plainCitation":"[64,65]","noteIndex":0},"citationItems":[{"id":"LYPrkEGO/YWfBM48P","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LYPrkEGO/ztf8ULGx","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653BFE">
        <w:rPr>
          <w:rFonts w:ascii="Helvetica" w:hAnsi="Helvetica"/>
        </w:rPr>
        <w:t>[64,65]</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2C9ED6F1"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the test subsets. We retained the condition labels in 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E39D1">
        <w:rPr>
          <w:rFonts w:ascii="Helvetica" w:hAnsi="Helvetica"/>
        </w:rPr>
        <w:instrText xml:space="preserve"> ADDIN ZOTERO_ITEM CSL_CITATION {"citationID":"v3W7ocp7","properties":{"formattedCitation":"[66]","plainCitation":"[66]","noteIndex":0},"citationItems":[{"id":"LYPrkEGO/GWhHJYQx","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653BFE">
        <w:rPr>
          <w:rFonts w:ascii="Helvetica" w:hAnsi="Helvetica"/>
        </w:rPr>
        <w:t>[66]</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E39D1">
        <w:rPr>
          <w:rFonts w:ascii="Helvetica" w:hAnsi="Helvetica"/>
        </w:rPr>
        <w:instrText xml:space="preserve"> ADDIN ZOTERO_ITEM CSL_CITATION {"citationID":"QweL68hh","properties":{"formattedCitation":"[67]","plainCitation":"[67]","noteIndex":0},"citationItems":[{"id":"LYPrkEGO/fX5vI8x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653BFE">
        <w:rPr>
          <w:rFonts w:ascii="Helvetica" w:hAnsi="Helvetica"/>
        </w:rPr>
        <w:t>[67]</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01E2F4EF"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pyZbhV7c","properties":{"formattedCitation":"[68]","plainCitation":"[68]","noteIndex":0},"citationItems":[{"id":"LYPrkEGO/1obXKj9Q","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653BFE">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qEeUAeES","properties":{"formattedCitation":"[69]","plainCitation":"[69]","noteIndex":0},"citationItems":[{"id":"LYPrkEGO/1A8GN09R","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653BFE">
        <w:rPr>
          <w:rFonts w:ascii="Helvetica" w:hAnsi="Helvetica"/>
        </w:rPr>
        <w:t>[69]</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E39D1">
        <w:rPr>
          <w:rFonts w:ascii="Helvetica" w:hAnsi="Helvetica"/>
        </w:rPr>
        <w:instrText xml:space="preserve"> ADDIN ZOTERO_ITEM CSL_CITATION {"citationID":"m98QbDWT","properties":{"formattedCitation":"[70]","plainCitation":"[70]","noteIndex":0},"citationItems":[{"id":"LYPrkEGO/gWRv5s87","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653BFE">
        <w:rPr>
          <w:rFonts w:ascii="Helvetica" w:hAnsi="Helvetica"/>
        </w:rPr>
        <w:t>[70]</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91EF75F"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rwy9xnt","properties":{"formattedCitation":"[38,60,71]","plainCitation":"[38,60,71]","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LYPrkEGO/mVwekkuV","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653BFE">
        <w:rPr>
          <w:rFonts w:ascii="Helvetica" w:hAnsi="Helvetica"/>
        </w:rPr>
        <w:t>[38,60,71]</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0WFu8Zz","properties":{"formattedCitation":"[60]","plainCitation":"[60]","noteIndex":0},"citationItems":[{"id":"LYPrkEGO/rKtAdIfa","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B52EDB"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B52EDB"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152F33A5"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E39D1">
        <w:rPr>
          <w:rFonts w:ascii="Helvetica" w:hAnsi="Helvetica"/>
        </w:rPr>
        <w:instrText xml:space="preserve"> ADDIN ZOTERO_ITEM CSL_CITATION {"citationID":"JJfFi47k","properties":{"formattedCitation":"[38]","plainCitation":"[38]","noteIndex":0},"citationItems":[{"id":"LYPrkEGO/tXPAOG9J","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B52EDB"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3C140DEA"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5E39D1">
        <w:rPr>
          <w:rFonts w:ascii="Helvetica" w:eastAsia="MS Mincho" w:hAnsi="Helvetica"/>
        </w:rPr>
        <w:instrText xml:space="preserve"> ADDIN ZOTERO_ITEM CSL_CITATION {"citationID":"C6GkZ6N2","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w:t>
      </w:r>
      <w:r w:rsidR="0084668F">
        <w:rPr>
          <w:rFonts w:ascii="Helvetica" w:eastAsia="MS Mincho" w:hAnsi="Helvetica"/>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r w:rsidR="0084668F" w:rsidRPr="00D22F2F">
        <w:rPr>
          <w:rFonts w:ascii="Helvetica" w:hAnsi="Helvetica"/>
          <w:i/>
        </w:rPr>
        <w:t>approximately</w:t>
      </w:r>
      <w:r w:rsidR="0084668F">
        <w:rPr>
          <w:rFonts w:ascii="Helvetica" w:hAnsi="Helvetica"/>
        </w:rPr>
        <w:t xml:space="preserve">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E39D1">
        <w:rPr>
          <w:rFonts w:ascii="Helvetica" w:hAnsi="Helvetica"/>
        </w:rPr>
        <w:instrText xml:space="preserve"> ADDIN ZOTERO_ITEM CSL_CITATION {"citationID":"1ayQUGvO","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E39D1">
        <w:rPr>
          <w:rFonts w:ascii="Helvetica" w:hAnsi="Helvetica"/>
        </w:rPr>
        <w:instrText xml:space="preserve"> ADDIN ZOTERO_ITEM CSL_CITATION {"citationID":"YlWo1y3R","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5BB5DFC2"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11"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w:t>
      </w:r>
      <w:proofErr w:type="spellStart"/>
      <w:r w:rsidR="0009400F">
        <w:rPr>
          <w:rFonts w:ascii="Helvetica" w:hAnsi="Helvetica"/>
        </w:rPr>
        <w:t>z</w:t>
      </w:r>
      <w:r w:rsidR="00D305A2">
        <w:rPr>
          <w:rFonts w:ascii="Helvetica" w:hAnsi="Helvetica"/>
        </w:rPr>
        <w:t>enodo</w:t>
      </w:r>
      <w:proofErr w:type="spellEnd"/>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E39D1">
        <w:rPr>
          <w:rFonts w:ascii="Helvetica" w:hAnsi="Helvetica"/>
        </w:rPr>
        <w:instrText xml:space="preserve"> ADDIN ZOTERO_ITEM CSL_CITATION {"citationID":"gv3lFaPW","properties":{"formattedCitation":"[35,36]","plainCitation":"[35,36]","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E39D1">
        <w:rPr>
          <w:rFonts w:ascii="Helvetica" w:hAnsi="Helvetica"/>
        </w:rPr>
        <w:instrText xml:space="preserve"> ADDIN ZOTERO_ITEM CSL_CITATION {"citationID":"jPQhfrNB","properties":{"formattedCitation":"[72]","plainCitation":"[72]","noteIndex":0},"citationItems":[{"id":"LYPrkEGO/85WbG71v","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653BFE">
        <w:rPr>
          <w:rFonts w:ascii="Helvetica" w:hAnsi="Helvetica"/>
        </w:rPr>
        <w:t>[72]</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E39D1">
        <w:rPr>
          <w:rFonts w:ascii="Helvetica" w:hAnsi="Helvetica"/>
        </w:rPr>
        <w:instrText xml:space="preserve"> ADDIN ZOTERO_ITEM CSL_CITATION {"citationID":"cvhwf0HZ","properties":{"formattedCitation":"[73]","plainCitation":"[73]","noteIndex":0},"citationItems":[{"id":"LYPrkEGO/cAlwhT73","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653BFE">
        <w:rPr>
          <w:rFonts w:ascii="Helvetica" w:hAnsi="Helvetica"/>
        </w:rPr>
        <w:t>[73]</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64AF09F2" w14:textId="4FBF6DA7" w:rsidR="001370C5" w:rsidRPr="00785E0B"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5E167084" w14:textId="77777777" w:rsidR="00F0022E" w:rsidRPr="00F0022E" w:rsidRDefault="001E1693" w:rsidP="00F0022E">
      <w:pPr>
        <w:pStyle w:val="Bibliography"/>
      </w:pPr>
      <w:r w:rsidRPr="00785E0B">
        <w:fldChar w:fldCharType="begin"/>
      </w:r>
      <w:r w:rsidR="00F0022E">
        <w:instrText xml:space="preserve"> ADDIN ZOTERO_BIBL {"uncited":[],"omitted":[],"custom":[[["http://zotero.org/users/local/WXskNUvk/items/LK4FCEUQ"],"1. \\tab{}Halpern BS, Walbridge S, Selkoe KA, Kappel CV, Micheli F, D\\uc0\\u8217{}Agrosa C, {\\i{}et al.} A global map of human impact on marine ecosystems. Science. 2008;319: 948\\uc0\\u8211{}952. doi:10.1126/science.1149345"],[["http://zotero.org/users/local/WXskNUvk/items/89Y2EAPQ"],"9. \\tab{}Hemme CL, Deng Y, Gentry TJ, Fields MW, Wu L, Barua S, {\\i{}et al.} Metagenomic insights into evolution of a heavy metal-contaminated groundwater microbial community. ISME J. 2010;4: 660\\uc0\\u8211{}672. doi:10.1038/ismej.2009.154"],[["http://zotero.org/users/local/WXskNUvk/items/YSR2DX9S"],"8. \\tab{}Flynn TM, Sanford RA, Ryu H, Bethke CM, Levine AD, Ashbolt NJ, {\\i{}et al.} Functional microbial diversity explains groundwater chemistry in a pristine aquifer. BMC Microbiol. 2013;13: 146. doi:10.1186/1471-2180-13-146"],[["http://zotero.org/users/local/WXskNUvk/items/HML9G8LF"],"16. \\tab{}Ramaswamy S, Tamayo P, Rifkin R, Mukherjee S, Yeang C-H, Angelo M, {\\i{}et al.} Multiclass cancer diagnosis using tumor gene expression signatures. Proc Natl Acad Sci. 2001;98: 15149\\uc0\\u8211{}15154. doi:10.1073/pnas.211566398"],[["http://zotero.org/users/local/WXskNUvk/items/RJXKA2VY"],"25. \\tab{}Faith JJ, Hayete B, Thaden JT, Mogno I, Wierzbowski J, Cottarel G, {\\i{}et al.} Large-scale mapping and validation of {\\i{}Escherichia coli} transcriptional regulation from a compendium of expression profiles. PLoS Biol. 2007;5: e8. doi:10.1371/journal.pbio.0050008"],[["http://zotero.org/users/local/WXskNUvk/items/QE6DKTBL"],"23. \\tab{}Bonneau R, Reiss DJ, Shannon P, Facciotti M, Hood L, Baliga NS, {\\i{}et al.} The Inferelator: an algorithm for learning parsimonious regulatory networks from systems-biology data sets {\\i{}de novo}. Genome Biol. 2006;7: R36. doi:10.1186/gb-2006-7-5-r36"],[["http://zotero.org/users/local/WXskNUvk/items/K4YRUYKT"],"26. \\tab{}Bonneau R, Facciotti MT, Reiss DJ, Schmid AK, Pan M, Kaur A, {\\i{}et al.} A predictive model for transcriptional control of physiology in a free living cell. Cell. 2007;131: 1354\\uc0\\u8211{}1365. doi:10.1016/j.cell.2007.10.053"],[["http://zotero.org/users/local/WXskNUvk/items/AGMSE7W3"],"28. \\tab{}Carrera J, Estrela R, Luo J, Rai N, Tsoukalas A, Tagkopoulos I. An integrative, multi-scale, genome-wide model reveals the phenotypic landscape of {\\i{}Escherichia coli.} Mol Syst Biol. 2014;10: 735\\uc0\\u8211{}735. doi:10.15252/msb.20145108"],[["http://zotero.org/users/local/WXskNUvk/items/SDNZJ3HR"],"33. \\tab{}Airoldi EM, Huttenhower C, Gresham D, Lu C, Caudy AA, Dunham MJ, {\\i{}et al.} Predicting cellular growth from gene expression signatures. PLoS Comput Biol. 2009;5: e1000257. doi:10.1371/journal.pcbi.1000257"],[["http://zotero.org/users/local/WXskNUvk/items/QFUHNSKZ"],"29. \\tab{}Machado D, Herrg\\uc0\\u229{}rd M. Systematic evaluation of methods for integration of transcriptomic data into constraint-based models of metabolism. PLoS Comput Biol. 2014;10: e1003580. doi:10.1371/journal.pcbi.1003580"],[["http://zotero.org/users/local/WXskNUvk/items/QBGWIEFY"],"4. \\tab{}Bereza-Malcolm LT, Mann G, Franks AE. Environmental sensing of heavy metals through whole cell microbial biosensors: A synthetic biology approach. ACS Synth Biol. 2015;4: 535\\uc0\\u8211{}546. doi:10.1021/sb500286r"],[["http://zotero.org/users/local/WXskNUvk/items/D992S6F7"],"61. \\tab{}Hand DJ, Till RJ. A simple generalisation of the Area Under the ROC Curve for multiple class classification problems. Mach Learn. 2001;45: 171\\uc0\\u8211{}186."],[["http://zotero.org/users/local/FOPKHRFW/items/T88GQ7PK"],"3. \\tab{}Slomovic S, Pardee K, Collins JJ. Synthetic biology devices for {\\i{}in vitro} and {\\i{}in vivo} diagnostics. Proc Natl Acad Sci. 2015;112: 14429\\uc0\\u8211{}14435. doi:10.1073/pnas.1508521112"],[["http://zotero.org/users/local/FOPKHRFW/items/7WZIZGM4"],"6. \\tab{}He Z, Zhang P, Wu L, Rocha AM, Tu Q, Shi Z, {\\i{}et al.} Microbial functional gene diversity predicts groundwater contamination and ecosystem functioning. mBio. 2018;9: e02435-17. doi:10.1128/mBio.02435-17"],[["http://zotero.org/users/local/FOPKHRFW/items/Z2RI8E4F"],"11. \\tab{}Mitchell A, Romano GH, Groisman B, Yona A, Dekel E, Kupiec M, {\\i{}et al.} Adaptive prediction of environmental changes by microorganisms. Nature. 2009;460: 220\\uc0\\u8211{}224. doi:10.1038/nature08112"],[["http://zotero.org/users/local/FOPKHRFW/items/VDZR7H8C"],"12. \\tab{}Schmidt A, Kochanowski K, Vedelaar S, Ahrn\\uc0\\u233{} E, Volkmer B, Callipo L, {\\i{}et al.} The quantitative and condition-dependent {\\i{}Escherichia coli} proteome. Nat Biotechnol. 2016;34: 104\\uc0\\u8211{}110. doi:10.1038/nbt.3418"],[["http://zotero.org/users/local/FOPKHRFW/items/FJANZRZX"],"13. \\tab{}Kim M, Rai N, Zorraquino V, Tagkopoulos I. Multi-omics integration accurately predicts cellular state in unexplored conditions for {\\i{}Escherichia coli.} Nat Commun. 2016;7. doi:10.1038/ncomms13090"],[["http://zotero.org/users/local/FOPKHRFW/items/4CXWWNUI"],"14. \\tab{}Leek JT, Scharpf RB, Bravo HC, Simcha D, Langmead B, Johnson WE, {\\i{}et al.} Tackling the widespread and critical impact of batch effects in high-throughput data. Nat Rev Genet. 2010;11. doi:10.1038/nrg2825"],[["http://zotero.org/users/local/FOPKHRFW/items/AQVQ93PB"],"15. \\tab{}Scharpf RB, Ruczinski I, Carvalho B, Doan B, Chakravarti A, Irizarry RA. A multilevel model to address batch effects in copy number estimation using SNP arrays. Biostatistics. 2011;12: 33\\uc0\\u8211{}50. doi:10.1093/biostatistics/kxq043"],[["http://zotero.org/users/local/FOPKHRFW/items/KBIMHPIP"],"30. \\tab{}Brandes A, Lun DS, Ip K, Zucker J, Colijn C, Weiner B, {\\i{}et al.} Inferring carbon sources from gene expression profiles using metabolic flux models. PLoS One. 2012;7: e36947. doi:10.1371/journal.pone.0036947"],[["http://zotero.org/users/local/FOPKHRFW/items/3Z9S497P"],"31. \\tab{}Sridhara V, Meyer AG, Rai P, Barrick JE, Ravikumar P, Segr\\uc0\\u232{} D, {\\i{}et al.} Predicting growth conditions from internal metabolic fluxes in an {\\i{}in-silico} model of {\\i{}E. coli.} PLoS One. 2014;9: e114608. doi:10.1371/journal.pone.0114608"],[["http://zotero.org/users/local/FOPKHRFW/items/WXV5M37V"],"32. \\tab{}Hui S, Silverman JM, Chen SS, Erickson DW, Basan M, Wang J, {\\i{}et al.} Quantitative proteomic analysis reveals a simple strategy of global resource allocation in bacteria. Mol Syst Biol. 2015;11: 784. doi:10.15252/msb.20145697"],[["http://zotero.org/users/local/FOPKHRFW/items/J83DA4N5"],"35. \\tab{}Caglar MU, Houser JR, Barnhart CS, Boutz DR, Carroll SM, Dasgupta A, {\\i{}et al.} The{\\i{} E. coli} molecular phenotype under different growth conditions. Sci Rep. 2017;7: 45303. doi:10.1038/srep45303"],[["http://zotero.org/users/local/FOPKHRFW/items/MV3KWPUV"],"36. \\tab{}Houser JR, Barnhart C, Boutz DR, Carroll SM, Dasgupta A, Michener JK, {\\i{}et al.} Controlled measurement and comparative analysis of cellular components in {\\i{}E . coli} reveals broad regulatory changes in response to glucose starvation. PLoS Comput Biol. 2015;11: e1004400. doi:10.1371/journal.pcbi.1004400"],[["http://zotero.org/users/local/FOPKHRFW/items/CDBUGRU2"],"37. \\tab{}Wilmes A, Limonciel A, Aschauer L, Moenks K, Bielow C, Leonard MO, {\\i{}et al.} Application of integrated transcriptomic, proteomic and metabolomic profiling for the delineation of mechanisms of drug induced cell stress. J Proteomics. 2013;79: 180\\uc0\\u8211{}194. doi:10.1016/j.jprot.2012.11.022"],[["http://zotero.org/users/local/FOPKHRFW/items/2AFWVN2T"],"39. \\tab{}Nie L, Wu G, Culley DE, Scholten JCM, Zhang W. Integrative analysis of transcriptomic and proteomic data: challenges, solutions and applications. Crit Rev Biotechnol. 2007;27: 63\\uc0\\u8211{}75. doi:10.1080/07388550701334212"],[["http://zotero.org/users/local/FOPKHRFW/items/ABPMIMT2"],"40. \\tab{}Zhang W, Li F, Nie L. Integrating multiple \\uc0\\u8220{}omics\\uc0\\u8221{} analysis for microbial biology: application and methodologies. Microbiology. 2010;156: 287\\uc0\\u8211{}301. doi:10.1099/mic.0.034793-0"],[["http://zotero.org/users/local/FOPKHRFW/items/IUD6BP56"],"41. \\tab{}Oliveira AP, Sauer U. The importance of post-translational modifications in regulating {\\i{}Saccharomyces cerevisiae} metabolism. FEMS Yeast Res. 2012;12: 104\\uc0\\u8211{}117. doi:10.1111/j.1567-1364.2011.00765.x"],[["http://zotero.org/users/local/FOPKHRFW/items/Z6SGDZSS"],"43.\\uc0\\u160{} Kolter R, Siegele DA, Tormo A. The stationary phase of the bacterial life cycle. Annu Rev Microbiol. 1993;47: 855\\uc0\\u8211{}874. doi:10.1146/annurev.mi.47.100193.004231"],[["http://zotero.org/users/local/FOPKHRFW/items/QCCAZHX9"],"45. \\tab{}Keren L, van Dijk D, Weingarten-Gabbay S, Davidi D, Jona G, Weinberger A, {\\i{}et al.} Noise in gene expression is coupled to growth rate. Genome Res. 2015; gr.191635.115. doi:10.1101/gr.191635.115"],[["http://zotero.org/users/local/FOPKHRFW/items/NNAV59PP"],"46. \\tab{}Bar-Even A, Paulsson J, Maheshri N, Carmi M, O\\uc0\\u8217{}Shea E, Pilpel Y, {\\i{}et al.} Noise in protein expression scales with natural protein abundance. Nat Genet. 2006;38: 636\\uc0\\u8211{}643. doi:10.1038/ng1807"],[["http://zotero.org/users/local/FOPKHRFW/items/M9T7S6JV"],"47. \\tab{}Taniguchi Y, Choi PJ, Li G-W, Chen H, Babu M, Hearn J, {\\i{}et al.} Quantifying {\\i{}E. coli} proteome and transcriptome with single-molecule sensitivity in single cells. Science. 2010;329: 533\\uc0\\u8211{}538. doi:10.1126/science.1188308"],[["http://zotero.org/users/local/FOPKHRFW/items/7SE88TVM"],"48. \\tab{}Milo R, Jorgensen P, Moran U, Weber G, Springer M. BioNumbers\\uc0\\u8212{}the database of key numbers in molecular and cell biology. Nucleic Acids Res. 2010;38:D750-D753. doi:10.1093/nar/gkp889"],[["http://zotero.org/users/local/FOPKHRFW/items/HZ4UKT6I"],"49. \\tab{}Mart\\uc0\\u237{}nez-G\\uc0\\u243{}mez K, Flores N, Casta\\uc0\\u241{}eda HM, Mart\\uc0\\u237{}nez-Batallar G, Hern\\uc0\\u225{}ndez-Ch\\uc0\\u225{}vez G, Ram\\uc0\\u237{}rez OT, {\\i{}et al.} New insights into {\\i{}Escherichia coli} metabolism: carbon scavenging, acetate metabolism and carbon recycling responses during growth on glycerol. Microb Cell Factories. 2012;11: 46. doi:10.1186/1475-2859-11-46"],[["http://zotero.org/users/local/FOPKHRFW/items/8F7VVXGS"],"50. \\tab{}Perrenoud A, Sauer U. Impact of global transcriptional regulation by ArcA, ArcB, Cra, Crp, Cya, Fnr, and Mlc on glucose catabolism in {\\i{}Escherichia coli}. J Bacteriol. 2005;187: 3171\\uc0\\u8211{}3179. doi:10.1128/JB.187.9.3171-3179.2005"],[["http://zotero.org/users/local/FOPKHRFW/items/DKQVQKQX"],"51. \\tab{}Kumar R, Shimizu K. Transcriptional regulation of main metabolic pathways of cyoA, cydB, fnr, and fur gene knockout {\\i{}Escherichia coli} in C-limited and N-limited aerobic continuous cultures. Microb Cell Factories. 2011;10: 3. doi:10.1186/1475-2859-10-3"],[["http://zotero.org/users/local/FOPKHRFW/items/AZV3SKMU"],"52. \\tab{}Soufi B, Krug K, Harst A, Macek B. Characterization of the {\\i{}E. coli} proteome and its modifications during growth and ethanol stress. Front Microbiol. 2015;6: 103. doi:10.3389/fmicb.2015.00103"],[["http://zotero.org/users/local/FOPKHRFW/items/I3B8J39R"],"53. \\tab{}Lewis NE, Cho B-K, Knight EM, Palsson BO. Gene expression profiling and the use of genome-scale {\\i{}in silico} models of {\\i{}Escherichia coli} for analysis: providing context for content. J Bacteriol. 2009;191: 3437\\uc0\\u8211{}3444. doi:10.1128/JB.00034-09"],[["http://zotero.org/users/local/FOPKHRFW/items/2C65XS8K"],"54. \\tab{}Yoon SH, Han M-J, Jeong H, Lee CH, Xia X-X, Lee D-H, et al. Comparative multi-omics systems analysis of {\\i{}Escherichia coli} strains B and K-12. Genome Biol. 2012;13: R37. doi:10.1186/gb-2012-13-5-r37"],[["http://zotero.org/users/local/FOPKHRFW/items/G9DUIDW8"],"55. \\tab{}Batista GEAPA, Prati RC, Monard MC. A study of the behavior of several methods for balancing machine learning training data. ACM SIGKDD Explor Newsl. 2004;6: 20\\uc0\\u8211{}29. doi:10.1145/1007730.1007735"],[["http://zotero.org/users/local/FOPKHRFW/items/56J93WC6"],"56. \\tab{}Chawla NV. Data mining for imbalanced datasets: An overview. In: Data Mining and Knowledge Discovery Handbook. Springer US; 2005. pp. 853\\uc0\\u8211{}867. doi:10.1007/0-387-25465-X_40"],[["http://zotero.org/users/local/FOPKHRFW/items/DUCE7A72"],"57. \\tab{}He H, Garcia EA. Learning from imbalanced data. IEEE Trans Knowl Data Eng. 2009;21: 1263\\uc0\\u8211{}1284. doi:10.1109/TKDE.2008.239"],[["http://zotero.org/users/local/FOPKHRFW/items/MFZZJWP2"],"58. \\tab{}Huang Y-M, Du S-X. Weighted support vector machine for classification with uneven training class sizes. 2005 International Conference on Machine Learning and Cybernetics. 2005;7:4365-4369 doi:10.1109/ICMLC.2005.1527706"],[["http://zotero.org/users/local/FOPKHRFW/items/4HDKICEE"],"60. \\tab{}Yang Y. An evaluation of statistical approaches to text categorization. Inf Retr. 1999;1: 69\\uc0\\u8211{}90. doi:10.1023/A:1009982220290"],[["http://zotero.org/users/local/FOPKHRFW/items/DEP396M5"],"64. \\tab{}Differential analysis of count data \\uc0\\u8211{} the DESeq2 package [Internet]. 27 Jun 2016 [cited 12 Apr 2016]. Available: http://www.bioconductor.org/packages//2.13/bioc/vignettes/DESeq2/inst/doc/DESeq2.pdf"],[["http://zotero.org/users/local/FOPKHRFW/items/GZ665326"],"68. \\tab{}Meyer D, Wien TU. Support Vector Machines. The interface to libsvm in package e1071. Online-Documentation of the package e1071 for \\uc0\\u8220{}R. 2001."],[["http://zotero.org/users/local/FOPKHRFW/items/44NHM643"],"69. \\tab{}Liaw A, Wiener M. Classification and regression by randomForest. R News. 2002;2: 18\\uc0\\u8211{}22."],[["http://zotero.org/users/local/FOPKHRFW/items/24D8IIIK"],"70. \\tab{}Chang C-C, Lin C-J. LIBSVM: a library for support vector machines. ACM Trans Intell Syst Technol. 2011;2: 27:1\\uc0\\u8211{}27:27. doi:10.1145/1961189.1961199"],[["http://zotero.org/users/local/FOPKHRFW/items/87RMV2D7"],"71. \\tab{}Ghamrawi N, McCallum A. Collective multi-label classification. Proceedings of the 14th ACM International Conference on Information and Knowledge Management. 2005;195\\uc0\\u8211{}200. doi:10.1145/1099554.1099591"],[["http://zotero.org/users/local/FOPKHRFW/items/7SCCKCFW"],"72. \\tab{}Barrett T, Wilhite SE, Ledoux P, Evangelista C, Kim IF, Tomashevsky M, {\\i{}et al.} NCBI GEO: archive for functional genomics data sets\\uc0\\u8212{}update. Nucleic Acids Res. 2013;41: D991\\uc0\\u8211{}D995. doi:10.1093/nar/gks1193"],[["http://zotero.org/users/local/FOPKHRFW/items/M8FGL4RS"],"73. \\tab{}Vizca\\uc0\\u237{}no JA, Deutsch EW, Wang R, Csordas A, Reisinger F, R\\uc0\\u237{}os D, {\\i{}et al.} ProteomeXchange provides globally coordinated proteomics data submission and dissemination. Nature Biotechnol. 2014;32:223-226. doi:10.1038/nbt.2839"]]} CSL_BIBLIOGRAPHY </w:instrText>
      </w:r>
      <w:r w:rsidRPr="00785E0B">
        <w:fldChar w:fldCharType="separate"/>
      </w:r>
      <w:r w:rsidR="00F0022E" w:rsidRPr="00F0022E">
        <w:t xml:space="preserve">1. </w:t>
      </w:r>
      <w:r w:rsidR="00F0022E" w:rsidRPr="00F0022E">
        <w:tab/>
        <w:t xml:space="preserve">Halpern BS, Walbridge S, Selkoe KA, Kappel CV, Micheli F, D’Agrosa C, </w:t>
      </w:r>
      <w:r w:rsidR="00F0022E" w:rsidRPr="00F0022E">
        <w:rPr>
          <w:i/>
          <w:iCs/>
        </w:rPr>
        <w:t>et al.</w:t>
      </w:r>
      <w:r w:rsidR="00F0022E" w:rsidRPr="00F0022E">
        <w:t xml:space="preserve"> A global map of human impact on marine ecosystems. Science. 2008;319: 948–952. doi:10.1126/science.1149345</w:t>
      </w:r>
    </w:p>
    <w:p w14:paraId="1DE76593" w14:textId="77777777" w:rsidR="00F0022E" w:rsidRPr="00F0022E" w:rsidRDefault="00F0022E" w:rsidP="00F0022E">
      <w:pPr>
        <w:pStyle w:val="Bibliography"/>
      </w:pPr>
      <w:r w:rsidRPr="00F0022E">
        <w:t xml:space="preserve">2. </w:t>
      </w:r>
      <w:r w:rsidRPr="00F0022E">
        <w:tab/>
        <w:t>Sahney S, Benton MJ, Ferry PA. Links between global taxonomic diversity, ecological diversity and the expansion of vertebrates on land. Biol Lett. 2010;6: 544–547. doi:10.1098/rsbl.2009.1024</w:t>
      </w:r>
    </w:p>
    <w:p w14:paraId="51308846" w14:textId="77777777" w:rsidR="00F0022E" w:rsidRPr="00F0022E" w:rsidRDefault="00F0022E" w:rsidP="00F0022E">
      <w:pPr>
        <w:pStyle w:val="Bibliography"/>
      </w:pPr>
      <w:r w:rsidRPr="00F0022E">
        <w:t xml:space="preserve">3. </w:t>
      </w:r>
      <w:r w:rsidRPr="00F0022E">
        <w:tab/>
        <w:t xml:space="preserve">Slomovic S, Pardee K, Collins JJ. Synthetic biology devices for </w:t>
      </w:r>
      <w:r w:rsidRPr="00F0022E">
        <w:rPr>
          <w:i/>
          <w:iCs/>
        </w:rPr>
        <w:t>in vitro</w:t>
      </w:r>
      <w:r w:rsidRPr="00F0022E">
        <w:t xml:space="preserve"> and </w:t>
      </w:r>
      <w:r w:rsidRPr="00F0022E">
        <w:rPr>
          <w:i/>
          <w:iCs/>
        </w:rPr>
        <w:t>in vivo</w:t>
      </w:r>
      <w:r w:rsidRPr="00F0022E">
        <w:t xml:space="preserve"> diagnostics. Proc Natl Acad Sci. 2015;112: 14429–14435. doi:10.1073/pnas.1508521112</w:t>
      </w:r>
    </w:p>
    <w:p w14:paraId="4DE8D765" w14:textId="77777777" w:rsidR="00F0022E" w:rsidRPr="00F0022E" w:rsidRDefault="00F0022E" w:rsidP="00F0022E">
      <w:pPr>
        <w:pStyle w:val="Bibliography"/>
      </w:pPr>
      <w:r w:rsidRPr="00F0022E">
        <w:t xml:space="preserve">4. </w:t>
      </w:r>
      <w:r w:rsidRPr="00F0022E">
        <w:tab/>
        <w:t>Bereza-Malcolm LT, Mann G, Franks AE. Environmental sensing of heavy metals through whole cell microbial biosensors: A synthetic biology approach. ACS Synth Biol. 2015;4: 535–546. doi:10.1021/sb500286r</w:t>
      </w:r>
    </w:p>
    <w:p w14:paraId="789C2218" w14:textId="77777777" w:rsidR="00F0022E" w:rsidRPr="00F0022E" w:rsidRDefault="00F0022E" w:rsidP="00F0022E">
      <w:pPr>
        <w:pStyle w:val="Bibliography"/>
      </w:pPr>
      <w:r w:rsidRPr="00F0022E">
        <w:t xml:space="preserve">5. </w:t>
      </w:r>
      <w:r w:rsidRPr="00F0022E">
        <w:tab/>
        <w:t>Roggo C, van der Meer JR. Miniaturized and integrated whole cell living bacterial sensors in field applicable autonomous devices. Curr Opin Biotechnol. 2017;45: 24–33. doi:10.1016/j.copbio.2016.11.023</w:t>
      </w:r>
    </w:p>
    <w:p w14:paraId="18D4DBD9" w14:textId="77777777" w:rsidR="00F0022E" w:rsidRPr="00F0022E" w:rsidRDefault="00F0022E" w:rsidP="00F0022E">
      <w:pPr>
        <w:pStyle w:val="Bibliography"/>
      </w:pPr>
      <w:r w:rsidRPr="00F0022E">
        <w:t xml:space="preserve">6. </w:t>
      </w:r>
      <w:r w:rsidRPr="00F0022E">
        <w:tab/>
        <w:t xml:space="preserve">He Z, Zhang P, Wu L, Rocha AM, Tu Q, Shi Z, </w:t>
      </w:r>
      <w:r w:rsidRPr="00F0022E">
        <w:rPr>
          <w:i/>
          <w:iCs/>
        </w:rPr>
        <w:t>et al.</w:t>
      </w:r>
      <w:r w:rsidRPr="00F0022E">
        <w:t xml:space="preserve"> Microbial functional gene diversity predicts groundwater contamination and ecosystem functioning. mBio. 2018;9: e02435-17. doi:10.1128/mBio.02435-17</w:t>
      </w:r>
    </w:p>
    <w:p w14:paraId="3902C150" w14:textId="77777777" w:rsidR="00F0022E" w:rsidRPr="00F0022E" w:rsidRDefault="00F0022E" w:rsidP="00F0022E">
      <w:pPr>
        <w:pStyle w:val="Bibliography"/>
      </w:pPr>
      <w:r w:rsidRPr="00F0022E">
        <w:t xml:space="preserve">7. </w:t>
      </w:r>
      <w:r w:rsidRPr="00F0022E">
        <w:tab/>
        <w:t>Poisot T, Kéfi S, Morand S, Stanko M, Marquet PA, Hochberg ME. A continuum of specialists and generalists in empirical communities. PloS One. 2015;10: e0114674. doi:10.1371/journal.pone.0114674</w:t>
      </w:r>
    </w:p>
    <w:p w14:paraId="39BEFDB8" w14:textId="77777777" w:rsidR="00F0022E" w:rsidRPr="00F0022E" w:rsidRDefault="00F0022E" w:rsidP="00F0022E">
      <w:pPr>
        <w:pStyle w:val="Bibliography"/>
      </w:pPr>
      <w:r w:rsidRPr="00F0022E">
        <w:t xml:space="preserve">8. </w:t>
      </w:r>
      <w:r w:rsidRPr="00F0022E">
        <w:tab/>
        <w:t xml:space="preserve">Flynn TM, Sanford RA, Ryu H, Bethke CM, Levine AD, Ashbolt NJ, </w:t>
      </w:r>
      <w:r w:rsidRPr="00F0022E">
        <w:rPr>
          <w:i/>
          <w:iCs/>
        </w:rPr>
        <w:t>et al.</w:t>
      </w:r>
      <w:r w:rsidRPr="00F0022E">
        <w:t xml:space="preserve"> Functional microbial diversity explains groundwater chemistry in a pristine aquifer. BMC Microbiol. 2013;13: 146. doi:10.1186/1471-2180-13-146</w:t>
      </w:r>
    </w:p>
    <w:p w14:paraId="6F1845A5" w14:textId="77777777" w:rsidR="00F0022E" w:rsidRPr="00F0022E" w:rsidRDefault="00F0022E" w:rsidP="00F0022E">
      <w:pPr>
        <w:pStyle w:val="Bibliography"/>
      </w:pPr>
      <w:r w:rsidRPr="00F0022E">
        <w:t xml:space="preserve">9. </w:t>
      </w:r>
      <w:r w:rsidRPr="00F0022E">
        <w:tab/>
        <w:t xml:space="preserve">Hemme CL, Deng Y, Gentry TJ, Fields MW, Wu L, Barua S, </w:t>
      </w:r>
      <w:r w:rsidRPr="00F0022E">
        <w:rPr>
          <w:i/>
          <w:iCs/>
        </w:rPr>
        <w:t>et al.</w:t>
      </w:r>
      <w:r w:rsidRPr="00F0022E">
        <w:t xml:space="preserve"> Metagenomic insights into evolution of a heavy metal-contaminated groundwater microbial community. ISME J. 2010;4: 660–672. doi:10.1038/ismej.2009.154</w:t>
      </w:r>
    </w:p>
    <w:p w14:paraId="1134C7ED" w14:textId="77777777" w:rsidR="00F0022E" w:rsidRPr="00F0022E" w:rsidRDefault="00F0022E" w:rsidP="00F0022E">
      <w:pPr>
        <w:pStyle w:val="Bibliography"/>
      </w:pPr>
      <w:r w:rsidRPr="00F0022E">
        <w:t xml:space="preserve">10. </w:t>
      </w:r>
      <w:r w:rsidRPr="00F0022E">
        <w:tab/>
        <w:t>Sriswasdi S, Yang C, Iwasaki W. Generalist species drive microbial dispersion and evolution. Nat Commun. 2017;8: 1162. doi:10.1038/s41467-017-01265-1</w:t>
      </w:r>
    </w:p>
    <w:p w14:paraId="30E681AD" w14:textId="77777777" w:rsidR="00F0022E" w:rsidRPr="00F0022E" w:rsidRDefault="00F0022E" w:rsidP="00F0022E">
      <w:pPr>
        <w:pStyle w:val="Bibliography"/>
      </w:pPr>
      <w:r w:rsidRPr="00F0022E">
        <w:lastRenderedPageBreak/>
        <w:t xml:space="preserve">11. </w:t>
      </w:r>
      <w:r w:rsidRPr="00F0022E">
        <w:tab/>
        <w:t xml:space="preserve">Mitchell A, Romano GH, Groisman B, Yona A, Dekel E, Kupiec M, </w:t>
      </w:r>
      <w:r w:rsidRPr="00F0022E">
        <w:rPr>
          <w:i/>
          <w:iCs/>
        </w:rPr>
        <w:t>et al.</w:t>
      </w:r>
      <w:r w:rsidRPr="00F0022E">
        <w:t xml:space="preserve"> Adaptive prediction of environmental changes by microorganisms. Nature. 2009;460: 220–224. doi:10.1038/nature08112</w:t>
      </w:r>
    </w:p>
    <w:p w14:paraId="160994A1" w14:textId="77777777" w:rsidR="00F0022E" w:rsidRPr="00F0022E" w:rsidRDefault="00F0022E" w:rsidP="00F0022E">
      <w:pPr>
        <w:pStyle w:val="Bibliography"/>
      </w:pPr>
      <w:r w:rsidRPr="00F0022E">
        <w:t xml:space="preserve">12. </w:t>
      </w:r>
      <w:r w:rsidRPr="00F0022E">
        <w:tab/>
        <w:t xml:space="preserve">Schmidt A, Kochanowski K, Vedelaar S, Ahrné E, Volkmer B, Callipo L, </w:t>
      </w:r>
      <w:r w:rsidRPr="00F0022E">
        <w:rPr>
          <w:i/>
          <w:iCs/>
        </w:rPr>
        <w:t>et al.</w:t>
      </w:r>
      <w:r w:rsidRPr="00F0022E">
        <w:t xml:space="preserve"> The quantitative and condition-dependent </w:t>
      </w:r>
      <w:r w:rsidRPr="00F0022E">
        <w:rPr>
          <w:i/>
          <w:iCs/>
        </w:rPr>
        <w:t>Escherichia coli</w:t>
      </w:r>
      <w:r w:rsidRPr="00F0022E">
        <w:t xml:space="preserve"> proteome. Nat Biotechnol. 2016;34: 104–110. doi:10.1038/nbt.3418</w:t>
      </w:r>
    </w:p>
    <w:p w14:paraId="0897A29C" w14:textId="77777777" w:rsidR="00F0022E" w:rsidRPr="00F0022E" w:rsidRDefault="00F0022E" w:rsidP="00F0022E">
      <w:pPr>
        <w:pStyle w:val="Bibliography"/>
      </w:pPr>
      <w:r w:rsidRPr="00F0022E">
        <w:t xml:space="preserve">13. </w:t>
      </w:r>
      <w:r w:rsidRPr="00F0022E">
        <w:tab/>
        <w:t xml:space="preserve">Kim M, Rai N, Zorraquino V, Tagkopoulos I. Multi-omics integration accurately predicts cellular state in unexplored conditions for </w:t>
      </w:r>
      <w:r w:rsidRPr="00F0022E">
        <w:rPr>
          <w:i/>
          <w:iCs/>
        </w:rPr>
        <w:t>Escherichia coli.</w:t>
      </w:r>
      <w:r w:rsidRPr="00F0022E">
        <w:t xml:space="preserve"> Nat Commun. 2016;7. doi:10.1038/ncomms13090</w:t>
      </w:r>
    </w:p>
    <w:p w14:paraId="3C45DE0A" w14:textId="77777777" w:rsidR="00F0022E" w:rsidRPr="00F0022E" w:rsidRDefault="00F0022E" w:rsidP="00F0022E">
      <w:pPr>
        <w:pStyle w:val="Bibliography"/>
      </w:pPr>
      <w:r w:rsidRPr="00F0022E">
        <w:t xml:space="preserve">14. </w:t>
      </w:r>
      <w:r w:rsidRPr="00F0022E">
        <w:tab/>
        <w:t xml:space="preserve">Leek JT, Scharpf RB, Bravo HC, Simcha D, Langmead B, Johnson WE, </w:t>
      </w:r>
      <w:r w:rsidRPr="00F0022E">
        <w:rPr>
          <w:i/>
          <w:iCs/>
        </w:rPr>
        <w:t>et al.</w:t>
      </w:r>
      <w:r w:rsidRPr="00F0022E">
        <w:t xml:space="preserve"> Tackling the widespread and critical impact of batch effects in high-throughput data. Nat Rev Genet. 2010;11. doi:10.1038/nrg2825</w:t>
      </w:r>
    </w:p>
    <w:p w14:paraId="5F63F548" w14:textId="77777777" w:rsidR="00F0022E" w:rsidRPr="00F0022E" w:rsidRDefault="00F0022E" w:rsidP="00F0022E">
      <w:pPr>
        <w:pStyle w:val="Bibliography"/>
      </w:pPr>
      <w:r w:rsidRPr="00F0022E">
        <w:t xml:space="preserve">15. </w:t>
      </w:r>
      <w:r w:rsidRPr="00F0022E">
        <w:tab/>
        <w:t>Scharpf RB, Ruczinski I, Carvalho B, Doan B, Chakravarti A, Irizarry RA. A multilevel model to address batch effects in copy number estimation using SNP arrays. Biostatistics. 2011;12: 33–50. doi:10.1093/biostatistics/kxq043</w:t>
      </w:r>
    </w:p>
    <w:p w14:paraId="18C5A838" w14:textId="77777777" w:rsidR="00F0022E" w:rsidRPr="00F0022E" w:rsidRDefault="00F0022E" w:rsidP="00F0022E">
      <w:pPr>
        <w:pStyle w:val="Bibliography"/>
      </w:pPr>
      <w:r w:rsidRPr="00F0022E">
        <w:t xml:space="preserve">16. </w:t>
      </w:r>
      <w:r w:rsidRPr="00F0022E">
        <w:tab/>
        <w:t xml:space="preserve">Ramaswamy S, Tamayo P, Rifkin R, Mukherjee S, Yeang C-H, Angelo M, </w:t>
      </w:r>
      <w:r w:rsidRPr="00F0022E">
        <w:rPr>
          <w:i/>
          <w:iCs/>
        </w:rPr>
        <w:t>et al.</w:t>
      </w:r>
      <w:r w:rsidRPr="00F0022E">
        <w:t xml:space="preserve"> Multiclass cancer diagnosis using tumor gene expression signatures. Proc Natl Acad Sci. 2001;98: 15149–15154. doi:10.1073/pnas.211566398</w:t>
      </w:r>
    </w:p>
    <w:p w14:paraId="71D336BF" w14:textId="77777777" w:rsidR="00F0022E" w:rsidRPr="00F0022E" w:rsidRDefault="00F0022E" w:rsidP="00F0022E">
      <w:pPr>
        <w:pStyle w:val="Bibliography"/>
      </w:pPr>
      <w:r w:rsidRPr="00F0022E">
        <w:t xml:space="preserve">17. </w:t>
      </w:r>
      <w:r w:rsidRPr="00F0022E">
        <w:tab/>
        <w:t>Nguyen DV, Rocke DM. Multi-class cancer classification via partial least squares with gene expression profiles. Bioinformatics. 2002;18: 1216–1226. doi:10.1093/bioinformatics/18.9.1216</w:t>
      </w:r>
    </w:p>
    <w:p w14:paraId="4EE82563" w14:textId="77777777" w:rsidR="00F0022E" w:rsidRPr="00F0022E" w:rsidRDefault="00F0022E" w:rsidP="00F0022E">
      <w:pPr>
        <w:pStyle w:val="Bibliography"/>
      </w:pPr>
      <w:r w:rsidRPr="00F0022E">
        <w:t xml:space="preserve">18. </w:t>
      </w:r>
      <w:r w:rsidRPr="00F0022E">
        <w:tab/>
        <w:t>Nguyen DV, Rocke DM. Tumor classification by partial least squares using microarray gene expression data. Bioinformatics. 2002;18: 39–50. doi:10.1093/bioinformatics/18.1.39</w:t>
      </w:r>
    </w:p>
    <w:p w14:paraId="3AEF254D" w14:textId="77777777" w:rsidR="00F0022E" w:rsidRPr="00F0022E" w:rsidRDefault="00F0022E" w:rsidP="00F0022E">
      <w:pPr>
        <w:pStyle w:val="Bibliography"/>
      </w:pPr>
      <w:r w:rsidRPr="00F0022E">
        <w:t xml:space="preserve">19. </w:t>
      </w:r>
      <w:r w:rsidRPr="00F0022E">
        <w:tab/>
        <w:t>Lee Y, Lee C-K. Classification of multiple cancer types by multicategory support vector machines using gene expression data. Bioinformatics. 2003;19: 1132–1139. doi:10.1093/bioinformatics/btg102</w:t>
      </w:r>
    </w:p>
    <w:p w14:paraId="0376C8C1" w14:textId="77777777" w:rsidR="00F0022E" w:rsidRPr="00F0022E" w:rsidRDefault="00F0022E" w:rsidP="00F0022E">
      <w:pPr>
        <w:pStyle w:val="Bibliography"/>
      </w:pPr>
      <w:r w:rsidRPr="00F0022E">
        <w:t xml:space="preserve">20. </w:t>
      </w:r>
      <w:r w:rsidRPr="00F0022E">
        <w:tab/>
        <w:t>Furey TS, Cristianini N, Duffy N, Bednarski DW, Schummer M, Haussler D. Support vector machine classification and validation of cancer tissue samples using microarray expression data. Bioinformatics. 2000;16: 906–914. doi:10.1093/bioinformatics/16.10.906</w:t>
      </w:r>
    </w:p>
    <w:p w14:paraId="7F00360D" w14:textId="77777777" w:rsidR="00F0022E" w:rsidRPr="00F0022E" w:rsidRDefault="00F0022E" w:rsidP="00F0022E">
      <w:pPr>
        <w:pStyle w:val="Bibliography"/>
      </w:pPr>
      <w:r w:rsidRPr="00F0022E">
        <w:t xml:space="preserve">21. </w:t>
      </w:r>
      <w:r w:rsidRPr="00F0022E">
        <w:tab/>
        <w:t>Statnikov A, Aliferis CF, Tsamardinos I, Hardin D, Levy S. A comprehensive evaluation of multicategory classification methods for microarray gene expression cancer diagnosis. Bioinformatics. 2005;21: 631–643. doi:10.1093/bioinformatics/bti033</w:t>
      </w:r>
    </w:p>
    <w:p w14:paraId="46269BCA" w14:textId="77777777" w:rsidR="00F0022E" w:rsidRPr="00F0022E" w:rsidRDefault="00F0022E" w:rsidP="00F0022E">
      <w:pPr>
        <w:pStyle w:val="Bibliography"/>
      </w:pPr>
      <w:r w:rsidRPr="00F0022E">
        <w:t xml:space="preserve">22. </w:t>
      </w:r>
      <w:r w:rsidRPr="00F0022E">
        <w:tab/>
        <w:t>Statnikov A, Wang L, Aliferis CF. A comprehensive comparison of random forests and support vector machines for microarray-based cancer classification. BMC Bioinformatics. 2008;9: 319. doi:10.1186/1471-2105-9-319</w:t>
      </w:r>
    </w:p>
    <w:p w14:paraId="52337304" w14:textId="77777777" w:rsidR="00F0022E" w:rsidRPr="00F0022E" w:rsidRDefault="00F0022E" w:rsidP="00F0022E">
      <w:pPr>
        <w:pStyle w:val="Bibliography"/>
      </w:pPr>
      <w:r w:rsidRPr="00F0022E">
        <w:lastRenderedPageBreak/>
        <w:t xml:space="preserve">23. </w:t>
      </w:r>
      <w:r w:rsidRPr="00F0022E">
        <w:tab/>
        <w:t xml:space="preserve">Bonneau R, Reiss DJ, Shannon P, Facciotti M, Hood L, Baliga NS, </w:t>
      </w:r>
      <w:r w:rsidRPr="00F0022E">
        <w:rPr>
          <w:i/>
          <w:iCs/>
        </w:rPr>
        <w:t>et al.</w:t>
      </w:r>
      <w:r w:rsidRPr="00F0022E">
        <w:t xml:space="preserve"> The Inferelator: an algorithm for learning parsimonious regulatory networks from systems-biology data sets </w:t>
      </w:r>
      <w:r w:rsidRPr="00F0022E">
        <w:rPr>
          <w:i/>
          <w:iCs/>
        </w:rPr>
        <w:t>de novo</w:t>
      </w:r>
      <w:r w:rsidRPr="00F0022E">
        <w:t>. Genome Biol. 2006;7: R36. doi:10.1186/gb-2006-7-5-r36</w:t>
      </w:r>
    </w:p>
    <w:p w14:paraId="1AD04A1B" w14:textId="77777777" w:rsidR="00F0022E" w:rsidRPr="00F0022E" w:rsidRDefault="00F0022E" w:rsidP="00F0022E">
      <w:pPr>
        <w:pStyle w:val="Bibliography"/>
      </w:pPr>
      <w:r w:rsidRPr="00F0022E">
        <w:t xml:space="preserve">24. </w:t>
      </w:r>
      <w:r w:rsidRPr="00F0022E">
        <w:tab/>
        <w:t>Bansal M, Belcastro V, Ambesi-Impiombato A, di Bernardo D. How to infer gene networks from expression profiles. Mol Syst Biol. 2007;3. doi:10.1038/msb4100120</w:t>
      </w:r>
    </w:p>
    <w:p w14:paraId="43B7A5A1" w14:textId="77777777" w:rsidR="00F0022E" w:rsidRPr="00F0022E" w:rsidRDefault="00F0022E" w:rsidP="00F0022E">
      <w:pPr>
        <w:pStyle w:val="Bibliography"/>
      </w:pPr>
      <w:r w:rsidRPr="00F0022E">
        <w:t xml:space="preserve">25. </w:t>
      </w:r>
      <w:r w:rsidRPr="00F0022E">
        <w:tab/>
        <w:t xml:space="preserve">Faith JJ, Hayete B, Thaden JT, Mogno I, Wierzbowski J, Cottarel G, </w:t>
      </w:r>
      <w:r w:rsidRPr="00F0022E">
        <w:rPr>
          <w:i/>
          <w:iCs/>
        </w:rPr>
        <w:t>et al.</w:t>
      </w:r>
      <w:r w:rsidRPr="00F0022E">
        <w:t xml:space="preserve"> Large-scale mapping and validation of </w:t>
      </w:r>
      <w:r w:rsidRPr="00F0022E">
        <w:rPr>
          <w:i/>
          <w:iCs/>
        </w:rPr>
        <w:t>Escherichia coli</w:t>
      </w:r>
      <w:r w:rsidRPr="00F0022E">
        <w:t xml:space="preserve"> transcriptional regulation from a compendium of expression profiles. PLoS Biol. 2007;5: e8. doi:10.1371/journal.pbio.0050008</w:t>
      </w:r>
    </w:p>
    <w:p w14:paraId="7759F7B0" w14:textId="77777777" w:rsidR="00F0022E" w:rsidRPr="00F0022E" w:rsidRDefault="00F0022E" w:rsidP="00F0022E">
      <w:pPr>
        <w:pStyle w:val="Bibliography"/>
      </w:pPr>
      <w:r w:rsidRPr="00F0022E">
        <w:t xml:space="preserve">26. </w:t>
      </w:r>
      <w:r w:rsidRPr="00F0022E">
        <w:tab/>
        <w:t xml:space="preserve">Bonneau R, Facciotti MT, Reiss DJ, Schmid AK, Pan M, Kaur A, </w:t>
      </w:r>
      <w:r w:rsidRPr="00F0022E">
        <w:rPr>
          <w:i/>
          <w:iCs/>
        </w:rPr>
        <w:t>et al.</w:t>
      </w:r>
      <w:r w:rsidRPr="00F0022E">
        <w:t xml:space="preserve"> A predictive model for transcriptional control of physiology in a free living cell. Cell. 2007;131: 1354–1365. doi:10.1016/j.cell.2007.10.053</w:t>
      </w:r>
    </w:p>
    <w:p w14:paraId="518011D9" w14:textId="77777777" w:rsidR="00F0022E" w:rsidRPr="00F0022E" w:rsidRDefault="00F0022E" w:rsidP="00F0022E">
      <w:pPr>
        <w:pStyle w:val="Bibliography"/>
      </w:pPr>
      <w:r w:rsidRPr="00F0022E">
        <w:t xml:space="preserve">27. </w:t>
      </w:r>
      <w:r w:rsidRPr="00F0022E">
        <w:tab/>
        <w:t xml:space="preserve">Chandrasekaran S, Price ND. Probabilistic integrative modeling of genome-scale metabolic and regulatory networks in </w:t>
      </w:r>
      <w:r w:rsidRPr="00F0022E">
        <w:rPr>
          <w:i/>
          <w:iCs/>
        </w:rPr>
        <w:t>Escherichia coli</w:t>
      </w:r>
      <w:r w:rsidRPr="00F0022E">
        <w:t xml:space="preserve"> and </w:t>
      </w:r>
      <w:r w:rsidRPr="00F0022E">
        <w:rPr>
          <w:i/>
          <w:iCs/>
        </w:rPr>
        <w:t>Mycobacterium tuberculosis</w:t>
      </w:r>
      <w:r w:rsidRPr="00F0022E">
        <w:t>. Proc Natl Acad Sci. 2010;107: 17845–17850. doi:10.1073/pnas.1005139107</w:t>
      </w:r>
    </w:p>
    <w:p w14:paraId="393995DD" w14:textId="77777777" w:rsidR="00F0022E" w:rsidRPr="00F0022E" w:rsidRDefault="00F0022E" w:rsidP="00F0022E">
      <w:pPr>
        <w:pStyle w:val="Bibliography"/>
      </w:pPr>
      <w:r w:rsidRPr="00F0022E">
        <w:t xml:space="preserve">28. </w:t>
      </w:r>
      <w:r w:rsidRPr="00F0022E">
        <w:tab/>
        <w:t xml:space="preserve">Carrera J, Estrela R, Luo J, Rai N, Tsoukalas A, Tagkopoulos I. An integrative, multi-scale, genome-wide model reveals the phenotypic landscape of </w:t>
      </w:r>
      <w:r w:rsidRPr="00F0022E">
        <w:rPr>
          <w:i/>
          <w:iCs/>
        </w:rPr>
        <w:t>Escherichia coli.</w:t>
      </w:r>
      <w:r w:rsidRPr="00F0022E">
        <w:t xml:space="preserve"> Mol Syst Biol. 2014;10: 735–735. doi:10.15252/msb.20145108</w:t>
      </w:r>
    </w:p>
    <w:p w14:paraId="71370591" w14:textId="77777777" w:rsidR="00F0022E" w:rsidRPr="00F0022E" w:rsidRDefault="00F0022E" w:rsidP="00F0022E">
      <w:pPr>
        <w:pStyle w:val="Bibliography"/>
      </w:pPr>
      <w:r w:rsidRPr="00F0022E">
        <w:t xml:space="preserve">29. </w:t>
      </w:r>
      <w:r w:rsidRPr="00F0022E">
        <w:tab/>
        <w:t>Machado D, Herrgård M. Systematic evaluation of methods for integration of transcriptomic data into constraint-based models of metabolism. PLoS Comput Biol. 2014;10: e1003580. doi:10.1371/journal.pcbi.1003580</w:t>
      </w:r>
    </w:p>
    <w:p w14:paraId="66DD740D" w14:textId="77777777" w:rsidR="00F0022E" w:rsidRPr="00F0022E" w:rsidRDefault="00F0022E" w:rsidP="00F0022E">
      <w:pPr>
        <w:pStyle w:val="Bibliography"/>
      </w:pPr>
      <w:r w:rsidRPr="00F0022E">
        <w:t xml:space="preserve">30. </w:t>
      </w:r>
      <w:r w:rsidRPr="00F0022E">
        <w:tab/>
        <w:t xml:space="preserve">Brandes A, Lun DS, Ip K, Zucker J, Colijn C, Weiner B, </w:t>
      </w:r>
      <w:r w:rsidRPr="00F0022E">
        <w:rPr>
          <w:i/>
          <w:iCs/>
        </w:rPr>
        <w:t>et al.</w:t>
      </w:r>
      <w:r w:rsidRPr="00F0022E">
        <w:t xml:space="preserve"> Inferring carbon sources from gene expression profiles using metabolic flux models. PLoS One. 2012;7: e36947. doi:10.1371/journal.pone.0036947</w:t>
      </w:r>
    </w:p>
    <w:p w14:paraId="58B9F19C" w14:textId="77777777" w:rsidR="00F0022E" w:rsidRPr="00F0022E" w:rsidRDefault="00F0022E" w:rsidP="00F0022E">
      <w:pPr>
        <w:pStyle w:val="Bibliography"/>
      </w:pPr>
      <w:r w:rsidRPr="00F0022E">
        <w:t xml:space="preserve">31. </w:t>
      </w:r>
      <w:r w:rsidRPr="00F0022E">
        <w:tab/>
        <w:t xml:space="preserve">Sridhara V, Meyer AG, Rai P, Barrick JE, Ravikumar P, Segrè D, </w:t>
      </w:r>
      <w:r w:rsidRPr="00F0022E">
        <w:rPr>
          <w:i/>
          <w:iCs/>
        </w:rPr>
        <w:t>et al.</w:t>
      </w:r>
      <w:r w:rsidRPr="00F0022E">
        <w:t xml:space="preserve"> Predicting growth conditions from internal metabolic fluxes in an </w:t>
      </w:r>
      <w:r w:rsidRPr="00F0022E">
        <w:rPr>
          <w:i/>
          <w:iCs/>
        </w:rPr>
        <w:t>in-silico</w:t>
      </w:r>
      <w:r w:rsidRPr="00F0022E">
        <w:t xml:space="preserve"> model of </w:t>
      </w:r>
      <w:r w:rsidRPr="00F0022E">
        <w:rPr>
          <w:i/>
          <w:iCs/>
        </w:rPr>
        <w:t>E. coli.</w:t>
      </w:r>
      <w:r w:rsidRPr="00F0022E">
        <w:t xml:space="preserve"> PLoS One. 2014;9: e114608. doi:10.1371/journal.pone.0114608</w:t>
      </w:r>
    </w:p>
    <w:p w14:paraId="7076D42C" w14:textId="77777777" w:rsidR="00F0022E" w:rsidRPr="00F0022E" w:rsidRDefault="00F0022E" w:rsidP="00F0022E">
      <w:pPr>
        <w:pStyle w:val="Bibliography"/>
      </w:pPr>
      <w:r w:rsidRPr="00F0022E">
        <w:t xml:space="preserve">32. </w:t>
      </w:r>
      <w:r w:rsidRPr="00F0022E">
        <w:tab/>
        <w:t xml:space="preserve">Hui S, Silverman JM, Chen SS, Erickson DW, Basan M, Wang J, </w:t>
      </w:r>
      <w:r w:rsidRPr="00F0022E">
        <w:rPr>
          <w:i/>
          <w:iCs/>
        </w:rPr>
        <w:t>et al.</w:t>
      </w:r>
      <w:r w:rsidRPr="00F0022E">
        <w:t xml:space="preserve"> Quantitative proteomic analysis reveals a simple strategy of global resource allocation in bacteria. Mol Syst Biol. 2015;11: 784. doi:10.15252/msb.20145697</w:t>
      </w:r>
    </w:p>
    <w:p w14:paraId="19B68869" w14:textId="77777777" w:rsidR="00F0022E" w:rsidRPr="00F0022E" w:rsidRDefault="00F0022E" w:rsidP="00F0022E">
      <w:pPr>
        <w:pStyle w:val="Bibliography"/>
      </w:pPr>
      <w:r w:rsidRPr="00F0022E">
        <w:t xml:space="preserve">33. </w:t>
      </w:r>
      <w:r w:rsidRPr="00F0022E">
        <w:tab/>
        <w:t xml:space="preserve">Airoldi EM, Huttenhower C, Gresham D, Lu C, Caudy AA, Dunham MJ, </w:t>
      </w:r>
      <w:r w:rsidRPr="00F0022E">
        <w:rPr>
          <w:i/>
          <w:iCs/>
        </w:rPr>
        <w:t>et al.</w:t>
      </w:r>
      <w:r w:rsidRPr="00F0022E">
        <w:t xml:space="preserve"> Predicting cellular growth from gene expression signatures. PLoS Comput Biol. 2009;5: e1000257. doi:10.1371/journal.pcbi.1000257</w:t>
      </w:r>
    </w:p>
    <w:p w14:paraId="0A9BD154" w14:textId="77777777" w:rsidR="00F0022E" w:rsidRPr="00F0022E" w:rsidRDefault="00F0022E" w:rsidP="00F0022E">
      <w:pPr>
        <w:pStyle w:val="Bibliography"/>
      </w:pPr>
      <w:r w:rsidRPr="00F0022E">
        <w:t xml:space="preserve">34. </w:t>
      </w:r>
      <w:r w:rsidRPr="00F0022E">
        <w:tab/>
        <w:t>Gutteridge A, Pir P, Castrillo JI, Charles PD, Lilley KS, Oliver SG. Nutrient control of eukaryote cell growth: a systems biology study in yeast. BMC Biol. 2010;8: 68. doi:10.1186/1741-7007-8-68</w:t>
      </w:r>
    </w:p>
    <w:p w14:paraId="16BA4B4D" w14:textId="77777777" w:rsidR="00F0022E" w:rsidRPr="00F0022E" w:rsidRDefault="00F0022E" w:rsidP="00F0022E">
      <w:pPr>
        <w:pStyle w:val="Bibliography"/>
      </w:pPr>
      <w:r w:rsidRPr="00F0022E">
        <w:lastRenderedPageBreak/>
        <w:t xml:space="preserve">35. </w:t>
      </w:r>
      <w:r w:rsidRPr="00F0022E">
        <w:tab/>
        <w:t xml:space="preserve">Caglar MU, Houser JR, Barnhart CS, Boutz DR, Carroll SM, Dasgupta A, </w:t>
      </w:r>
      <w:r w:rsidRPr="00F0022E">
        <w:rPr>
          <w:i/>
          <w:iCs/>
        </w:rPr>
        <w:t>et al.</w:t>
      </w:r>
      <w:r w:rsidRPr="00F0022E">
        <w:t xml:space="preserve"> The</w:t>
      </w:r>
      <w:r w:rsidRPr="00F0022E">
        <w:rPr>
          <w:i/>
          <w:iCs/>
        </w:rPr>
        <w:t xml:space="preserve"> E. coli</w:t>
      </w:r>
      <w:r w:rsidRPr="00F0022E">
        <w:t xml:space="preserve"> molecular phenotype under different growth conditions. Sci Rep. 2017;7: 45303. doi:10.1038/srep45303</w:t>
      </w:r>
    </w:p>
    <w:p w14:paraId="03E77CE7" w14:textId="77777777" w:rsidR="00F0022E" w:rsidRPr="00F0022E" w:rsidRDefault="00F0022E" w:rsidP="00F0022E">
      <w:pPr>
        <w:pStyle w:val="Bibliography"/>
      </w:pPr>
      <w:r w:rsidRPr="00F0022E">
        <w:t xml:space="preserve">36. </w:t>
      </w:r>
      <w:r w:rsidRPr="00F0022E">
        <w:tab/>
        <w:t xml:space="preserve">Houser JR, Barnhart C, Boutz DR, Carroll SM, Dasgupta A, Michener JK, </w:t>
      </w:r>
      <w:r w:rsidRPr="00F0022E">
        <w:rPr>
          <w:i/>
          <w:iCs/>
        </w:rPr>
        <w:t>et al.</w:t>
      </w:r>
      <w:r w:rsidRPr="00F0022E">
        <w:t xml:space="preserve"> Controlled measurement and comparative analysis of cellular components in </w:t>
      </w:r>
      <w:r w:rsidRPr="00F0022E">
        <w:rPr>
          <w:i/>
          <w:iCs/>
        </w:rPr>
        <w:t>E . coli</w:t>
      </w:r>
      <w:r w:rsidRPr="00F0022E">
        <w:t xml:space="preserve"> reveals broad regulatory changes in response to glucose starvation. PLoS Comput Biol. 2015;11: e1004400. doi:10.1371/journal.pcbi.1004400</w:t>
      </w:r>
    </w:p>
    <w:p w14:paraId="62AF58AC" w14:textId="77777777" w:rsidR="00F0022E" w:rsidRPr="00F0022E" w:rsidRDefault="00F0022E" w:rsidP="00F0022E">
      <w:pPr>
        <w:pStyle w:val="Bibliography"/>
      </w:pPr>
      <w:r w:rsidRPr="00F0022E">
        <w:t xml:space="preserve">37. </w:t>
      </w:r>
      <w:r w:rsidRPr="00F0022E">
        <w:tab/>
        <w:t xml:space="preserve">Wilmes A, Limonciel A, Aschauer L, Moenks K, Bielow C, Leonard MO, </w:t>
      </w:r>
      <w:r w:rsidRPr="00F0022E">
        <w:rPr>
          <w:i/>
          <w:iCs/>
        </w:rPr>
        <w:t>et al.</w:t>
      </w:r>
      <w:r w:rsidRPr="00F0022E">
        <w:t xml:space="preserve"> Application of integrated transcriptomic, proteomic and metabolomic profiling for the delineation of mechanisms of drug induced cell stress. J Proteomics. 2013;79: 180–194. doi:10.1016/j.jprot.2012.11.022</w:t>
      </w:r>
    </w:p>
    <w:p w14:paraId="7BE9A582" w14:textId="77777777" w:rsidR="00F0022E" w:rsidRPr="00F0022E" w:rsidRDefault="00F0022E" w:rsidP="00F0022E">
      <w:pPr>
        <w:pStyle w:val="Bibliography"/>
      </w:pPr>
      <w:r w:rsidRPr="00F0022E">
        <w:t xml:space="preserve">38. </w:t>
      </w:r>
      <w:r w:rsidRPr="00F0022E">
        <w:tab/>
        <w:t>Sokolova M, Lapalme G. A systematic analysis of performance measures for classification tasks. Inf Process Manag. 2009;45: 427–437. doi:10.1016/j.ipm.2009.03.002</w:t>
      </w:r>
    </w:p>
    <w:p w14:paraId="4D7F6310" w14:textId="77777777" w:rsidR="00F0022E" w:rsidRPr="00F0022E" w:rsidRDefault="00F0022E" w:rsidP="00F0022E">
      <w:pPr>
        <w:pStyle w:val="Bibliography"/>
      </w:pPr>
      <w:r w:rsidRPr="00F0022E">
        <w:t xml:space="preserve">39. </w:t>
      </w:r>
      <w:r w:rsidRPr="00F0022E">
        <w:tab/>
        <w:t>Nie L, Wu G, Culley DE, Scholten JCM, Zhang W. Integrative analysis of transcriptomic and proteomic data: challenges, solutions and applications. Crit Rev Biotechnol. 2007;27: 63–75. doi:10.1080/07388550701334212</w:t>
      </w:r>
    </w:p>
    <w:p w14:paraId="2B0839F3" w14:textId="77777777" w:rsidR="00F0022E" w:rsidRPr="00F0022E" w:rsidRDefault="00F0022E" w:rsidP="00F0022E">
      <w:pPr>
        <w:pStyle w:val="Bibliography"/>
      </w:pPr>
      <w:r w:rsidRPr="00F0022E">
        <w:t xml:space="preserve">40. </w:t>
      </w:r>
      <w:r w:rsidRPr="00F0022E">
        <w:tab/>
        <w:t>Zhang W, Li F, Nie L. Integrating multiple “omics” analysis for microbial biology: application and methodologies. Microbiology. 2010;156: 287–301. doi:10.1099/mic.0.034793-0</w:t>
      </w:r>
    </w:p>
    <w:p w14:paraId="75A3F0A6" w14:textId="77777777" w:rsidR="00F0022E" w:rsidRPr="00F0022E" w:rsidRDefault="00F0022E" w:rsidP="00F0022E">
      <w:pPr>
        <w:pStyle w:val="Bibliography"/>
      </w:pPr>
      <w:r w:rsidRPr="00F0022E">
        <w:t xml:space="preserve">41. </w:t>
      </w:r>
      <w:r w:rsidRPr="00F0022E">
        <w:tab/>
        <w:t xml:space="preserve">Oliveira AP, Sauer U. The importance of post-translational modifications in regulating </w:t>
      </w:r>
      <w:r w:rsidRPr="00F0022E">
        <w:rPr>
          <w:i/>
          <w:iCs/>
        </w:rPr>
        <w:t>Saccharomyces cerevisiae</w:t>
      </w:r>
      <w:r w:rsidRPr="00F0022E">
        <w:t xml:space="preserve"> metabolism. FEMS Yeast Res. 2012;12: 104–117. doi:10.1111/j.1567-1364.2011.00765.x</w:t>
      </w:r>
    </w:p>
    <w:p w14:paraId="2D53F430" w14:textId="77777777" w:rsidR="00F0022E" w:rsidRPr="00F0022E" w:rsidRDefault="00F0022E" w:rsidP="00F0022E">
      <w:pPr>
        <w:pStyle w:val="Bibliography"/>
      </w:pPr>
      <w:r w:rsidRPr="00F0022E">
        <w:t xml:space="preserve">42. </w:t>
      </w:r>
      <w:r w:rsidRPr="00F0022E">
        <w:tab/>
        <w:t>de Nadal E, Ammerer G, Posas F. Controlling gene expression in response to stress. Nat Rev Genet. 2011;12: 833–845. doi:10.1038/nrg3055</w:t>
      </w:r>
    </w:p>
    <w:p w14:paraId="08CB8DDD" w14:textId="77777777" w:rsidR="00F0022E" w:rsidRPr="00F0022E" w:rsidRDefault="00F0022E" w:rsidP="00F0022E">
      <w:pPr>
        <w:pStyle w:val="Bibliography"/>
      </w:pPr>
      <w:r w:rsidRPr="00F0022E">
        <w:t>43.  Kolter R, Siegele DA, Tormo A. The stationary phase of the bacterial life cycle. Annu Rev Microbiol. 1993;47: 855–874. doi:10.1146/annurev.mi.47.100193.004231</w:t>
      </w:r>
    </w:p>
    <w:p w14:paraId="040E0226" w14:textId="77777777" w:rsidR="00F0022E" w:rsidRPr="00F0022E" w:rsidRDefault="00F0022E" w:rsidP="00F0022E">
      <w:pPr>
        <w:pStyle w:val="Bibliography"/>
      </w:pPr>
      <w:r w:rsidRPr="00F0022E">
        <w:t xml:space="preserve">44. </w:t>
      </w:r>
      <w:r w:rsidRPr="00F0022E">
        <w:tab/>
        <w:t>Maier RM, Pepper IL. Chapter 3 - Bacterial Growth. Environmental Microbiology (Third edition). San Diego: Academic Press; 2015. pp. 37–56. doi:10.1016/B978-0-12-394626-3.00003-X</w:t>
      </w:r>
    </w:p>
    <w:p w14:paraId="28751B63" w14:textId="77777777" w:rsidR="00F0022E" w:rsidRPr="00F0022E" w:rsidRDefault="00F0022E" w:rsidP="00F0022E">
      <w:pPr>
        <w:pStyle w:val="Bibliography"/>
      </w:pPr>
      <w:r w:rsidRPr="00F0022E">
        <w:t xml:space="preserve">45. </w:t>
      </w:r>
      <w:r w:rsidRPr="00F0022E">
        <w:tab/>
        <w:t xml:space="preserve">Keren L, van Dijk D, Weingarten-Gabbay S, Davidi D, Jona G, Weinberger A, </w:t>
      </w:r>
      <w:r w:rsidRPr="00F0022E">
        <w:rPr>
          <w:i/>
          <w:iCs/>
        </w:rPr>
        <w:t>et al.</w:t>
      </w:r>
      <w:r w:rsidRPr="00F0022E">
        <w:t xml:space="preserve"> Noise in gene expression is coupled to growth rate. Genome Res. 2015; gr.191635.115. doi:10.1101/gr.191635.115</w:t>
      </w:r>
    </w:p>
    <w:p w14:paraId="2FA8658E" w14:textId="77777777" w:rsidR="00F0022E" w:rsidRPr="00F0022E" w:rsidRDefault="00F0022E" w:rsidP="00F0022E">
      <w:pPr>
        <w:pStyle w:val="Bibliography"/>
      </w:pPr>
      <w:r w:rsidRPr="00F0022E">
        <w:t xml:space="preserve">46. </w:t>
      </w:r>
      <w:r w:rsidRPr="00F0022E">
        <w:tab/>
        <w:t xml:space="preserve">Bar-Even A, Paulsson J, Maheshri N, Carmi M, O’Shea E, Pilpel Y, </w:t>
      </w:r>
      <w:r w:rsidRPr="00F0022E">
        <w:rPr>
          <w:i/>
          <w:iCs/>
        </w:rPr>
        <w:t>et al.</w:t>
      </w:r>
      <w:r w:rsidRPr="00F0022E">
        <w:t xml:space="preserve"> Noise in protein expression scales with natural protein abundance. Nat Genet. 2006;38: 636–643. doi:10.1038/ng1807</w:t>
      </w:r>
    </w:p>
    <w:p w14:paraId="6A4CC217" w14:textId="77777777" w:rsidR="00F0022E" w:rsidRPr="00F0022E" w:rsidRDefault="00F0022E" w:rsidP="00F0022E">
      <w:pPr>
        <w:pStyle w:val="Bibliography"/>
      </w:pPr>
      <w:r w:rsidRPr="00F0022E">
        <w:lastRenderedPageBreak/>
        <w:t xml:space="preserve">47. </w:t>
      </w:r>
      <w:r w:rsidRPr="00F0022E">
        <w:tab/>
        <w:t xml:space="preserve">Taniguchi Y, Choi PJ, Li G-W, Chen H, Babu M, Hearn J, </w:t>
      </w:r>
      <w:r w:rsidRPr="00F0022E">
        <w:rPr>
          <w:i/>
          <w:iCs/>
        </w:rPr>
        <w:t>et al.</w:t>
      </w:r>
      <w:r w:rsidRPr="00F0022E">
        <w:t xml:space="preserve"> Quantifying </w:t>
      </w:r>
      <w:r w:rsidRPr="00F0022E">
        <w:rPr>
          <w:i/>
          <w:iCs/>
        </w:rPr>
        <w:t>E. coli</w:t>
      </w:r>
      <w:r w:rsidRPr="00F0022E">
        <w:t xml:space="preserve"> proteome and transcriptome with single-molecule sensitivity in single cells. Science. 2010;329: 533–538. doi:10.1126/science.1188308</w:t>
      </w:r>
    </w:p>
    <w:p w14:paraId="1DBECD77" w14:textId="77777777" w:rsidR="00F0022E" w:rsidRPr="00F0022E" w:rsidRDefault="00F0022E" w:rsidP="00F0022E">
      <w:pPr>
        <w:pStyle w:val="Bibliography"/>
      </w:pPr>
      <w:r w:rsidRPr="00F0022E">
        <w:t xml:space="preserve">48. </w:t>
      </w:r>
      <w:r w:rsidRPr="00F0022E">
        <w:tab/>
        <w:t>Milo R, Jorgensen P, Moran U, Weber G, Springer M. BioNumbers—the database of key numbers in molecular and cell biology. Nucleic Acids Res. 2010;38:D750-D753. doi:10.1093/nar/gkp889</w:t>
      </w:r>
    </w:p>
    <w:p w14:paraId="3BDD114B" w14:textId="77777777" w:rsidR="00F0022E" w:rsidRPr="00F0022E" w:rsidRDefault="00F0022E" w:rsidP="00F0022E">
      <w:pPr>
        <w:pStyle w:val="Bibliography"/>
      </w:pPr>
      <w:r w:rsidRPr="00F0022E">
        <w:t xml:space="preserve">49. </w:t>
      </w:r>
      <w:r w:rsidRPr="00F0022E">
        <w:tab/>
        <w:t xml:space="preserve">Martínez-Gómez K, Flores N, Castañeda HM, Martínez-Batallar G, Hernández-Chávez G, Ramírez OT, </w:t>
      </w:r>
      <w:r w:rsidRPr="00F0022E">
        <w:rPr>
          <w:i/>
          <w:iCs/>
        </w:rPr>
        <w:t>et al.</w:t>
      </w:r>
      <w:r w:rsidRPr="00F0022E">
        <w:t xml:space="preserve"> New insights into </w:t>
      </w:r>
      <w:r w:rsidRPr="00F0022E">
        <w:rPr>
          <w:i/>
          <w:iCs/>
        </w:rPr>
        <w:t>Escherichia coli</w:t>
      </w:r>
      <w:r w:rsidRPr="00F0022E">
        <w:t xml:space="preserve"> metabolism: carbon scavenging, acetate metabolism and carbon recycling responses during growth on glycerol. Microb Cell Factories. 2012;11: 46. doi:10.1186/1475-2859-11-46</w:t>
      </w:r>
    </w:p>
    <w:p w14:paraId="2AED3387" w14:textId="77777777" w:rsidR="00F0022E" w:rsidRPr="00F0022E" w:rsidRDefault="00F0022E" w:rsidP="00F0022E">
      <w:pPr>
        <w:pStyle w:val="Bibliography"/>
      </w:pPr>
      <w:r w:rsidRPr="00F0022E">
        <w:t xml:space="preserve">50. </w:t>
      </w:r>
      <w:r w:rsidRPr="00F0022E">
        <w:tab/>
        <w:t xml:space="preserve">Perrenoud A, Sauer U. Impact of global transcriptional regulation by ArcA, ArcB, Cra, Crp, Cya, Fnr, and Mlc on glucose catabolism in </w:t>
      </w:r>
      <w:r w:rsidRPr="00F0022E">
        <w:rPr>
          <w:i/>
          <w:iCs/>
        </w:rPr>
        <w:t>Escherichia coli</w:t>
      </w:r>
      <w:r w:rsidRPr="00F0022E">
        <w:t>. J Bacteriol. 2005;187: 3171–3179. doi:10.1128/JB.187.9.3171-3179.2005</w:t>
      </w:r>
    </w:p>
    <w:p w14:paraId="68DE8E3E" w14:textId="77777777" w:rsidR="00F0022E" w:rsidRPr="00F0022E" w:rsidRDefault="00F0022E" w:rsidP="00F0022E">
      <w:pPr>
        <w:pStyle w:val="Bibliography"/>
      </w:pPr>
      <w:r w:rsidRPr="00F0022E">
        <w:t xml:space="preserve">51. </w:t>
      </w:r>
      <w:r w:rsidRPr="00F0022E">
        <w:tab/>
        <w:t xml:space="preserve">Kumar R, Shimizu K. Transcriptional regulation of main metabolic pathways of cyoA, cydB, fnr, and fur gene knockout </w:t>
      </w:r>
      <w:r w:rsidRPr="00F0022E">
        <w:rPr>
          <w:i/>
          <w:iCs/>
        </w:rPr>
        <w:t>Escherichia coli</w:t>
      </w:r>
      <w:r w:rsidRPr="00F0022E">
        <w:t xml:space="preserve"> in C-limited and N-limited aerobic continuous cultures. Microb Cell Factories. 2011;10: 3. doi:10.1186/1475-2859-10-3</w:t>
      </w:r>
    </w:p>
    <w:p w14:paraId="3D03D650" w14:textId="77777777" w:rsidR="00F0022E" w:rsidRPr="00F0022E" w:rsidRDefault="00F0022E" w:rsidP="00F0022E">
      <w:pPr>
        <w:pStyle w:val="Bibliography"/>
      </w:pPr>
      <w:r w:rsidRPr="00F0022E">
        <w:t xml:space="preserve">52. </w:t>
      </w:r>
      <w:r w:rsidRPr="00F0022E">
        <w:tab/>
        <w:t xml:space="preserve">Soufi B, Krug K, Harst A, Macek B. Characterization of the </w:t>
      </w:r>
      <w:r w:rsidRPr="00F0022E">
        <w:rPr>
          <w:i/>
          <w:iCs/>
        </w:rPr>
        <w:t>E. coli</w:t>
      </w:r>
      <w:r w:rsidRPr="00F0022E">
        <w:t xml:space="preserve"> proteome and its modifications during growth and ethanol stress. Front Microbiol. 2015;6: 103. doi:10.3389/fmicb.2015.00103</w:t>
      </w:r>
    </w:p>
    <w:p w14:paraId="57418338" w14:textId="77777777" w:rsidR="00F0022E" w:rsidRPr="00F0022E" w:rsidRDefault="00F0022E" w:rsidP="00F0022E">
      <w:pPr>
        <w:pStyle w:val="Bibliography"/>
      </w:pPr>
      <w:r w:rsidRPr="00F0022E">
        <w:t xml:space="preserve">53. </w:t>
      </w:r>
      <w:r w:rsidRPr="00F0022E">
        <w:tab/>
        <w:t xml:space="preserve">Lewis NE, Cho B-K, Knight EM, Palsson BO. Gene expression profiling and the use of genome-scale </w:t>
      </w:r>
      <w:r w:rsidRPr="00F0022E">
        <w:rPr>
          <w:i/>
          <w:iCs/>
        </w:rPr>
        <w:t>in silico</w:t>
      </w:r>
      <w:r w:rsidRPr="00F0022E">
        <w:t xml:space="preserve"> models of </w:t>
      </w:r>
      <w:r w:rsidRPr="00F0022E">
        <w:rPr>
          <w:i/>
          <w:iCs/>
        </w:rPr>
        <w:t>Escherichia coli</w:t>
      </w:r>
      <w:r w:rsidRPr="00F0022E">
        <w:t xml:space="preserve"> for analysis: providing context for content. J Bacteriol. 2009;191: 3437–3444. doi:10.1128/JB.00034-09</w:t>
      </w:r>
    </w:p>
    <w:p w14:paraId="0753D21D" w14:textId="77777777" w:rsidR="00F0022E" w:rsidRPr="00F0022E" w:rsidRDefault="00F0022E" w:rsidP="00F0022E">
      <w:pPr>
        <w:pStyle w:val="Bibliography"/>
      </w:pPr>
      <w:r w:rsidRPr="00F0022E">
        <w:t xml:space="preserve">54. </w:t>
      </w:r>
      <w:r w:rsidRPr="00F0022E">
        <w:tab/>
        <w:t xml:space="preserve">Yoon SH, Han M-J, Jeong H, Lee CH, Xia X-X, Lee D-H, et al. Comparative multi-omics systems analysis of </w:t>
      </w:r>
      <w:r w:rsidRPr="00F0022E">
        <w:rPr>
          <w:i/>
          <w:iCs/>
        </w:rPr>
        <w:t>Escherichia coli</w:t>
      </w:r>
      <w:r w:rsidRPr="00F0022E">
        <w:t xml:space="preserve"> strains B and K-12. Genome Biol. 2012;13: R37. doi:10.1186/gb-2012-13-5-r37</w:t>
      </w:r>
    </w:p>
    <w:p w14:paraId="35B0630D" w14:textId="77777777" w:rsidR="00F0022E" w:rsidRPr="00F0022E" w:rsidRDefault="00F0022E" w:rsidP="00F0022E">
      <w:pPr>
        <w:pStyle w:val="Bibliography"/>
      </w:pPr>
      <w:r w:rsidRPr="00F0022E">
        <w:t xml:space="preserve">55. </w:t>
      </w:r>
      <w:r w:rsidRPr="00F0022E">
        <w:tab/>
        <w:t>Batista GEAPA, Prati RC, Monard MC. A study of the behavior of several methods for balancing machine learning training data. ACM SIGKDD Explor Newsl. 2004;6: 20–29. doi:10.1145/1007730.1007735</w:t>
      </w:r>
    </w:p>
    <w:p w14:paraId="4AD4AC42" w14:textId="77777777" w:rsidR="00F0022E" w:rsidRPr="00F0022E" w:rsidRDefault="00F0022E" w:rsidP="00F0022E">
      <w:pPr>
        <w:pStyle w:val="Bibliography"/>
      </w:pPr>
      <w:r w:rsidRPr="00F0022E">
        <w:t xml:space="preserve">56. </w:t>
      </w:r>
      <w:r w:rsidRPr="00F0022E">
        <w:tab/>
        <w:t>Chawla NV. Data mining for imbalanced datasets: An overview. In: Data Mining and Knowledge Discovery Handbook. Springer US; 2005. pp. 853–867. doi:10.1007/0-387-25465-X_40</w:t>
      </w:r>
    </w:p>
    <w:p w14:paraId="5BE14534" w14:textId="77777777" w:rsidR="00F0022E" w:rsidRPr="00F0022E" w:rsidRDefault="00F0022E" w:rsidP="00F0022E">
      <w:pPr>
        <w:pStyle w:val="Bibliography"/>
      </w:pPr>
      <w:r w:rsidRPr="00F0022E">
        <w:t xml:space="preserve">57. </w:t>
      </w:r>
      <w:r w:rsidRPr="00F0022E">
        <w:tab/>
        <w:t>He H, Garcia EA. Learning from imbalanced data. IEEE Trans Knowl Data Eng. 2009;21: 1263–1284. doi:10.1109/TKDE.2008.239</w:t>
      </w:r>
    </w:p>
    <w:p w14:paraId="6C28C4F0" w14:textId="77777777" w:rsidR="00F0022E" w:rsidRPr="00F0022E" w:rsidRDefault="00F0022E" w:rsidP="00F0022E">
      <w:pPr>
        <w:pStyle w:val="Bibliography"/>
      </w:pPr>
      <w:r w:rsidRPr="00F0022E">
        <w:t xml:space="preserve">58. </w:t>
      </w:r>
      <w:r w:rsidRPr="00F0022E">
        <w:tab/>
        <w:t>Huang Y-M, Du S-X. Weighted support vector machine for classification with uneven training class sizes. 2005 International Conference on Machine Learning and Cybernetics. 2005;7:4365-4369 doi:10.1109/ICMLC.2005.1527706</w:t>
      </w:r>
    </w:p>
    <w:p w14:paraId="73181E59" w14:textId="77777777" w:rsidR="00F0022E" w:rsidRPr="00F0022E" w:rsidRDefault="00F0022E" w:rsidP="00F0022E">
      <w:pPr>
        <w:pStyle w:val="Bibliography"/>
      </w:pPr>
      <w:r w:rsidRPr="00F0022E">
        <w:lastRenderedPageBreak/>
        <w:t xml:space="preserve">59. </w:t>
      </w:r>
      <w:r w:rsidRPr="00F0022E">
        <w:tab/>
        <w:t>Support Vector Machines [Internet]. [cited 24 Apr 2017]. Available: http://www.di.fc.ul.pt/~jpn/r/svm/svm.html</w:t>
      </w:r>
    </w:p>
    <w:p w14:paraId="7F514393" w14:textId="77777777" w:rsidR="00F0022E" w:rsidRPr="00F0022E" w:rsidRDefault="00F0022E" w:rsidP="00F0022E">
      <w:pPr>
        <w:pStyle w:val="Bibliography"/>
      </w:pPr>
      <w:r w:rsidRPr="00F0022E">
        <w:t xml:space="preserve">60. </w:t>
      </w:r>
      <w:r w:rsidRPr="00F0022E">
        <w:tab/>
        <w:t>Yang Y. An evaluation of statistical approaches to text categorization. Inf Retr. 1999;1: 69–90. doi:10.1023/A:1009982220290</w:t>
      </w:r>
    </w:p>
    <w:p w14:paraId="6B9A595B" w14:textId="77777777" w:rsidR="00F0022E" w:rsidRPr="00F0022E" w:rsidRDefault="00F0022E" w:rsidP="00F0022E">
      <w:pPr>
        <w:pStyle w:val="Bibliography"/>
      </w:pPr>
      <w:r w:rsidRPr="00F0022E">
        <w:t xml:space="preserve">61. </w:t>
      </w:r>
      <w:r w:rsidRPr="00F0022E">
        <w:tab/>
        <w:t>Hand DJ, Till RJ. A simple generalisation of the Area Under the ROC Curve for multiple class classification problems. Mach Learn. 2001;45: 171–186.</w:t>
      </w:r>
    </w:p>
    <w:p w14:paraId="1B62FB1C" w14:textId="77777777" w:rsidR="00F0022E" w:rsidRPr="00F0022E" w:rsidRDefault="00F0022E" w:rsidP="00F0022E">
      <w:pPr>
        <w:pStyle w:val="Bibliography"/>
      </w:pPr>
      <w:r w:rsidRPr="00F0022E">
        <w:t xml:space="preserve">62. </w:t>
      </w:r>
      <w:r w:rsidRPr="00F0022E">
        <w:tab/>
        <w:t>Landgrebe TCW, Duin RPW. Approximating the multiclass ROC by pairwise analysis. Pattern Recognit Lett. 2007;28: 1747–1758. doi:10.1016/j.patrec.2007.05.001</w:t>
      </w:r>
    </w:p>
    <w:p w14:paraId="3F482F2C" w14:textId="77777777" w:rsidR="00F0022E" w:rsidRPr="00F0022E" w:rsidRDefault="00F0022E" w:rsidP="00F0022E">
      <w:pPr>
        <w:pStyle w:val="Bibliography"/>
      </w:pPr>
      <w:r w:rsidRPr="00F0022E">
        <w:t xml:space="preserve">63. </w:t>
      </w:r>
      <w:r w:rsidRPr="00F0022E">
        <w:tab/>
        <w:t>Love MI, Huber W, Anders S. Moderated estimation of fold change and dispersion for RNA-seq data with DESeq2. Genome Biol. 2014;15: 550. doi:10.1186/s13059-014-0550-8</w:t>
      </w:r>
    </w:p>
    <w:p w14:paraId="4F468832" w14:textId="77777777" w:rsidR="00F0022E" w:rsidRPr="00F0022E" w:rsidRDefault="00F0022E" w:rsidP="00F0022E">
      <w:pPr>
        <w:pStyle w:val="Bibliography"/>
      </w:pPr>
      <w:r w:rsidRPr="00F0022E">
        <w:t xml:space="preserve">64. </w:t>
      </w:r>
      <w:r w:rsidRPr="00F0022E">
        <w:tab/>
        <w:t>Differential analysis of count data – the DESeq2 package [Internet]. 27 Jun 2016 [cited 12 Apr 2016]. Available: http://www.bioconductor.org/packages//2.13/bioc/vignettes/DESeq2/inst/doc/DESeq2.pdf</w:t>
      </w:r>
    </w:p>
    <w:p w14:paraId="5FE3BE81" w14:textId="77777777" w:rsidR="00F0022E" w:rsidRPr="00F0022E" w:rsidRDefault="00F0022E" w:rsidP="00F0022E">
      <w:pPr>
        <w:pStyle w:val="Bibliography"/>
      </w:pPr>
      <w:r w:rsidRPr="00F0022E">
        <w:t xml:space="preserve">65. </w:t>
      </w:r>
      <w:r w:rsidRPr="00F0022E">
        <w:tab/>
        <w:t>Anders S, Huber W. Differential expression analysis for sequence count data. Genome Biol. 2010;11: R106. doi:10.1186/gb-2010-11-10-r106</w:t>
      </w:r>
    </w:p>
    <w:p w14:paraId="3F103A9F" w14:textId="77777777" w:rsidR="00F0022E" w:rsidRPr="00F0022E" w:rsidRDefault="00F0022E" w:rsidP="00F0022E">
      <w:pPr>
        <w:pStyle w:val="Bibliography"/>
      </w:pPr>
      <w:r w:rsidRPr="00F0022E">
        <w:t xml:space="preserve">66. </w:t>
      </w:r>
      <w:r w:rsidRPr="00F0022E">
        <w:tab/>
        <w:t>Parker HS, Bravo HC, Leek JT. Removing batch effects for prediction problems with frozen surrogate variable analysis. PeerJ. 2014;2: e561. doi:10.7717/peerj.561</w:t>
      </w:r>
    </w:p>
    <w:p w14:paraId="6CA5C4D8" w14:textId="77777777" w:rsidR="00F0022E" w:rsidRPr="00F0022E" w:rsidRDefault="00F0022E" w:rsidP="00F0022E">
      <w:pPr>
        <w:pStyle w:val="Bibliography"/>
      </w:pPr>
      <w:r w:rsidRPr="00F0022E">
        <w:t xml:space="preserve">67. </w:t>
      </w:r>
      <w:r w:rsidRPr="00F0022E">
        <w:tab/>
        <w:t>Jolliffe I. Principal Component Analysis. Wiley StatsRef: Statistics Reference Online. John Wiley &amp; Sons, Ltd; 2014. doi:10.1002/9781118445112.stat06472</w:t>
      </w:r>
    </w:p>
    <w:p w14:paraId="2E7D7F91" w14:textId="77777777" w:rsidR="00F0022E" w:rsidRPr="00F0022E" w:rsidRDefault="00F0022E" w:rsidP="00F0022E">
      <w:pPr>
        <w:pStyle w:val="Bibliography"/>
      </w:pPr>
      <w:r w:rsidRPr="00F0022E">
        <w:t xml:space="preserve">68. </w:t>
      </w:r>
      <w:r w:rsidRPr="00F0022E">
        <w:tab/>
        <w:t>Meyer D, Wien TU. Support Vector Machines. The interface to libsvm in package e1071. Online-Documentation of the package e1071 for “R. 2001.</w:t>
      </w:r>
    </w:p>
    <w:p w14:paraId="1F93A323" w14:textId="77777777" w:rsidR="00F0022E" w:rsidRPr="00F0022E" w:rsidRDefault="00F0022E" w:rsidP="00F0022E">
      <w:pPr>
        <w:pStyle w:val="Bibliography"/>
      </w:pPr>
      <w:r w:rsidRPr="00F0022E">
        <w:t xml:space="preserve">69. </w:t>
      </w:r>
      <w:r w:rsidRPr="00F0022E">
        <w:tab/>
        <w:t>Liaw A, Wiener M. Classification and regression by randomForest. R News. 2002;2: 18–22.</w:t>
      </w:r>
    </w:p>
    <w:p w14:paraId="7DE637CC" w14:textId="77777777" w:rsidR="00F0022E" w:rsidRPr="00F0022E" w:rsidRDefault="00F0022E" w:rsidP="00F0022E">
      <w:pPr>
        <w:pStyle w:val="Bibliography"/>
      </w:pPr>
      <w:r w:rsidRPr="00F0022E">
        <w:t xml:space="preserve">70. </w:t>
      </w:r>
      <w:r w:rsidRPr="00F0022E">
        <w:tab/>
        <w:t>Chang C-C, Lin C-J. LIBSVM: a library for support vector machines. ACM Trans Intell Syst Technol. 2011;2: 27:1–27:27. doi:10.1145/1961189.1961199</w:t>
      </w:r>
    </w:p>
    <w:p w14:paraId="03F79542" w14:textId="77777777" w:rsidR="00F0022E" w:rsidRPr="00F0022E" w:rsidRDefault="00F0022E" w:rsidP="00F0022E">
      <w:pPr>
        <w:pStyle w:val="Bibliography"/>
      </w:pPr>
      <w:r w:rsidRPr="00F0022E">
        <w:t xml:space="preserve">71. </w:t>
      </w:r>
      <w:r w:rsidRPr="00F0022E">
        <w:tab/>
        <w:t>Ghamrawi N, McCallum A. Collective multi-label classification. Proceedings of the 14th ACM International Conference on Information and Knowledge Management. 2005;195–200. doi:10.1145/1099554.1099591</w:t>
      </w:r>
    </w:p>
    <w:p w14:paraId="4C25BA1A" w14:textId="77777777" w:rsidR="00F0022E" w:rsidRPr="00F0022E" w:rsidRDefault="00F0022E" w:rsidP="00F0022E">
      <w:pPr>
        <w:pStyle w:val="Bibliography"/>
      </w:pPr>
      <w:r w:rsidRPr="00F0022E">
        <w:t xml:space="preserve">72. </w:t>
      </w:r>
      <w:r w:rsidRPr="00F0022E">
        <w:tab/>
        <w:t xml:space="preserve">Barrett T, Wilhite SE, Ledoux P, Evangelista C, Kim IF, Tomashevsky M, </w:t>
      </w:r>
      <w:r w:rsidRPr="00F0022E">
        <w:rPr>
          <w:i/>
          <w:iCs/>
        </w:rPr>
        <w:t>et al.</w:t>
      </w:r>
      <w:r w:rsidRPr="00F0022E">
        <w:t xml:space="preserve"> NCBI GEO: archive for functional genomics data sets—update. Nucleic Acids Res. 2013;41: D991–D995. doi:10.1093/nar/gks1193</w:t>
      </w:r>
    </w:p>
    <w:p w14:paraId="5E6148F7" w14:textId="77777777" w:rsidR="00F0022E" w:rsidRPr="00F0022E" w:rsidRDefault="00F0022E" w:rsidP="00F0022E">
      <w:pPr>
        <w:pStyle w:val="Bibliography"/>
      </w:pPr>
      <w:r w:rsidRPr="00F0022E">
        <w:t xml:space="preserve">73. </w:t>
      </w:r>
      <w:r w:rsidRPr="00F0022E">
        <w:tab/>
        <w:t xml:space="preserve">Vizcaíno JA, Deutsch EW, Wang R, Csordas A, Reisinger F, Ríos D, </w:t>
      </w:r>
      <w:r w:rsidRPr="00F0022E">
        <w:rPr>
          <w:i/>
          <w:iCs/>
        </w:rPr>
        <w:t>et al.</w:t>
      </w:r>
      <w:r w:rsidRPr="00F0022E">
        <w:t xml:space="preserve"> ProteomeXchange provides globally coordinated proteomics data submission and dissemination. Nature Biotechnol. 2014;32:223-226. doi:10.1038/nbt.2839</w:t>
      </w:r>
    </w:p>
    <w:p w14:paraId="2C96BA3D" w14:textId="1DB01271" w:rsidR="001370C5" w:rsidRDefault="001E1693">
      <w:pPr>
        <w:rPr>
          <w:rFonts w:ascii="Helvetica" w:hAnsi="Helvetica"/>
          <w:sz w:val="26"/>
        </w:rPr>
      </w:pPr>
      <w:r w:rsidRPr="00785E0B">
        <w:rPr>
          <w:rFonts w:ascii="Helvetica" w:hAnsi="Helvetica"/>
        </w:rPr>
        <w:lastRenderedPageBreak/>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2296C4AF">
            <wp:simplePos x="0" y="0"/>
            <wp:positionH relativeFrom="margin">
              <wp:posOffset>447675</wp:posOffset>
            </wp:positionH>
            <wp:positionV relativeFrom="paragraph">
              <wp:posOffset>179070</wp:posOffset>
            </wp:positionV>
            <wp:extent cx="5026025" cy="5594985"/>
            <wp:effectExtent l="0" t="0" r="317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26025"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0F9C4BA8"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initial data preparation, the samples are (ii) semi-randomly (preserving sub-sample ratios) separa</w:t>
      </w:r>
      <w:r w:rsidR="00C14F0E">
        <w:rPr>
          <w:rFonts w:ascii="Helvetica" w:hAnsi="Helvetica"/>
        </w:rPr>
        <w:t>ted into 2 parts, the training/validation</w:t>
      </w:r>
      <w:r w:rsidRPr="00AE7326">
        <w:rPr>
          <w:rFonts w:ascii="Helvetica" w:hAnsi="Helvetica"/>
        </w:rPr>
        <w:t xml:space="preserv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w:t>
      </w:r>
      <w:r w:rsidR="00C14F0E">
        <w:rPr>
          <w:rFonts w:ascii="Helvetica" w:hAnsi="Helvetica"/>
        </w:rPr>
        <w:t>/validation</w:t>
      </w:r>
      <w:r w:rsidRPr="00AE7326">
        <w:rPr>
          <w:rFonts w:ascii="Helvetica" w:hAnsi="Helvetica"/>
        </w:rPr>
        <w:t xml:space="preserve"> data, </w:t>
      </w:r>
      <w:r w:rsidR="008C1C65">
        <w:rPr>
          <w:rFonts w:ascii="Helvetica" w:hAnsi="Helvetica"/>
        </w:rPr>
        <w:t xml:space="preserve">we </w:t>
      </w:r>
      <w:r w:rsidRPr="00AE7326">
        <w:rPr>
          <w:rFonts w:ascii="Helvetica" w:hAnsi="Helvetica"/>
        </w:rPr>
        <w:t>train supervised SVM or random forest models</w:t>
      </w:r>
      <w:r w:rsidR="00C14F0E">
        <w:rPr>
          <w:rFonts w:ascii="Helvetica" w:hAnsi="Helvetica"/>
        </w:rPr>
        <w:t xml:space="preserve"> on the training/validation set</w:t>
      </w:r>
      <w:r w:rsidRPr="00AE7326">
        <w:rPr>
          <w:rFonts w:ascii="Helvetica" w:hAnsi="Helvetica"/>
        </w:rPr>
        <w:t xml:space="preserve">.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w:t>
      </w:r>
      <w:r w:rsidR="00C14F0E">
        <w:rPr>
          <w:rFonts w:ascii="Helvetica" w:hAnsi="Helvetica"/>
        </w:rPr>
        <w:t xml:space="preserve">he training/validation </w:t>
      </w:r>
      <w:r w:rsidRPr="00AE7326">
        <w:rPr>
          <w:rFonts w:ascii="Helvetica" w:hAnsi="Helvetica"/>
        </w:rPr>
        <w:t xml:space="preserve">data set is similarly divided semi-randomly into training and </w:t>
      </w:r>
      <w:r w:rsidR="00C14F0E">
        <w:rPr>
          <w:rFonts w:ascii="Helvetica" w:hAnsi="Helvetica"/>
        </w:rPr>
        <w:t>validation</w:t>
      </w:r>
      <w:r w:rsidRPr="00AE7326">
        <w:rPr>
          <w:rFonts w:ascii="Helvetica" w:hAnsi="Helvetica"/>
        </w:rPr>
        <w:t xml:space="preserve"> datasets</w:t>
      </w:r>
      <w:r w:rsidR="00C14F0E">
        <w:rPr>
          <w:rFonts w:ascii="Helvetica" w:hAnsi="Helvetica"/>
        </w:rPr>
        <w:t xml:space="preserve"> to optimize </w:t>
      </w:r>
      <w:proofErr w:type="spellStart"/>
      <w:r w:rsidR="00C14F0E">
        <w:rPr>
          <w:rFonts w:ascii="Helvetica" w:hAnsi="Helvetica"/>
        </w:rPr>
        <w:t>hyperparameters</w:t>
      </w:r>
      <w:proofErr w:type="spellEnd"/>
      <w:r w:rsidR="00C14F0E">
        <w:rPr>
          <w:rFonts w:ascii="Helvetica" w:hAnsi="Helvetica"/>
        </w:rPr>
        <w:t xml:space="preserve"> using a grid search approach</w:t>
      </w:r>
      <w:r w:rsidRPr="00AE7326">
        <w:rPr>
          <w:rFonts w:ascii="Helvetica" w:hAnsi="Helvetica"/>
        </w:rPr>
        <w:t xml:space="preserve">. The tuning procedure is repeated 10 times and the </w:t>
      </w:r>
      <w:r w:rsidR="00C14F0E">
        <w:rPr>
          <w:rFonts w:ascii="Helvetica" w:hAnsi="Helvetica"/>
        </w:rPr>
        <w:t>parameter set</w:t>
      </w:r>
      <w:r w:rsidRPr="00AE7326">
        <w:rPr>
          <w:rFonts w:ascii="Helvetica" w:hAnsi="Helvetica"/>
        </w:rPr>
        <w:t xml:space="preserve"> </w:t>
      </w:r>
      <w:r w:rsidR="00C14F0E">
        <w:rPr>
          <w:rFonts w:ascii="Helvetica" w:hAnsi="Helvetica"/>
        </w:rPr>
        <w:t xml:space="preserve">that performs best—on average—during </w:t>
      </w:r>
      <w:r w:rsidRPr="00AE7326">
        <w:rPr>
          <w:rFonts w:ascii="Helvetica" w:hAnsi="Helvetica"/>
        </w:rPr>
        <w:t xml:space="preserve">the 10 repeats is considered the winning model and is used for prediction on the test </w:t>
      </w:r>
      <w:r w:rsidR="00C14F0E">
        <w:rPr>
          <w:rFonts w:ascii="Helvetica" w:hAnsi="Helvetica"/>
        </w:rPr>
        <w:t xml:space="preserve">set </w:t>
      </w:r>
      <w:r w:rsidRPr="00AE7326">
        <w:rPr>
          <w:rFonts w:ascii="Helvetica" w:hAnsi="Helvetica"/>
        </w:rPr>
        <w:t>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4"/>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1942C5C6"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w:t>
      </w:r>
      <w:r w:rsidR="00C14F0E">
        <w:rPr>
          <w:rFonts w:ascii="Helvetica" w:hAnsi="Helvetica"/>
        </w:rPr>
        <w:t>/validation</w:t>
      </w:r>
      <w:r w:rsidRPr="00AE7326">
        <w:rPr>
          <w:rFonts w:ascii="Helvetica" w:hAnsi="Helvetica"/>
        </w:rPr>
        <w:t xml:space="preserve">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31968CB1" w:rsidR="001811DA" w:rsidRPr="00AE7326" w:rsidRDefault="001811DA" w:rsidP="00AE7326">
      <w:pPr>
        <w:tabs>
          <w:tab w:val="left" w:pos="7376"/>
        </w:tabs>
        <w:rPr>
          <w:rFonts w:ascii="Helvetica" w:hAnsi="Helvetica"/>
          <w:b/>
        </w:rPr>
      </w:pPr>
      <w:r w:rsidRPr="00AE7326">
        <w:rPr>
          <w:rFonts w:ascii="Helvetica" w:hAnsi="Helvetica"/>
          <w:b/>
        </w:rPr>
        <w:t xml:space="preserve">Figure 4. </w:t>
      </w:r>
      <w:r w:rsidR="00C14F0E">
        <w:rPr>
          <w:rFonts w:ascii="Helvetica" w:hAnsi="Helvetica"/>
          <w:b/>
        </w:rPr>
        <w:t>Test set p</w:t>
      </w:r>
      <w:r w:rsidRPr="00AE7326">
        <w:rPr>
          <w:rFonts w:ascii="Helvetica" w:hAnsi="Helvetica"/>
          <w:b/>
        </w:rPr>
        <w:t xml:space="preserve">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7E7A7EA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w:t>
      </w:r>
      <w:r w:rsidR="00C14F0E">
        <w:rPr>
          <w:rFonts w:ascii="Helvetica" w:hAnsi="Helvetica"/>
        </w:rPr>
        <w:t>and</w:t>
      </w:r>
      <w:r w:rsidRPr="00AE7326">
        <w:rPr>
          <w:rFonts w:ascii="Helvetica" w:hAnsi="Helvetica"/>
        </w:rPr>
        <w:t xml:space="preserve">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74653EEA"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7"/>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 xml:space="preserve">We separated data by growth phase and then trained </w:t>
      </w:r>
      <w:r w:rsidR="00C14F0E">
        <w:rPr>
          <w:rFonts w:ascii="Helvetica" w:hAnsi="Helvetica"/>
        </w:rPr>
        <w:t xml:space="preserve">separate </w:t>
      </w:r>
      <w:r w:rsidRPr="00AE7326">
        <w:rPr>
          <w:rFonts w:ascii="Helvetica" w:hAnsi="Helvetica"/>
        </w:rPr>
        <w:t xml:space="preserve">models to predict carbon source, magnesium level, and sodium level within each growth phase. Regardless of </w:t>
      </w:r>
      <w:r w:rsidR="00C14F0E">
        <w:rPr>
          <w:rFonts w:ascii="Helvetica" w:hAnsi="Helvetica"/>
        </w:rPr>
        <w:t>the</w:t>
      </w:r>
      <w:r w:rsidR="008C1C65">
        <w:rPr>
          <w:rFonts w:ascii="Helvetica" w:hAnsi="Helvetica"/>
        </w:rPr>
        <w:t xml:space="preserve"> data source</w:t>
      </w:r>
      <w:r w:rsidRPr="00AE7326">
        <w:rPr>
          <w:rFonts w:ascii="Helvetica" w:hAnsi="Helvetica"/>
        </w:rPr>
        <w:t xml:space="preserve">,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8"/>
                    <a:stretch>
                      <a:fillRect/>
                    </a:stretch>
                  </pic:blipFill>
                  <pic:spPr>
                    <a:xfrm>
                      <a:off x="0" y="0"/>
                      <a:ext cx="6400800" cy="4460240"/>
                    </a:xfrm>
                    <a:prstGeom prst="rect">
                      <a:avLst/>
                    </a:prstGeom>
                  </pic:spPr>
                </pic:pic>
              </a:graphicData>
            </a:graphic>
          </wp:inline>
        </w:drawing>
      </w:r>
    </w:p>
    <w:p w14:paraId="4CB6209C" w14:textId="28E79A0B"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macro</w:t>
      </w:r>
      <w:r w:rsidR="00C14F0E">
        <w:rPr>
          <w:rFonts w:ascii="Helvetica" w:hAnsi="Helvetica"/>
        </w:rPr>
        <w:t>-</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w:t>
      </w:r>
      <w:r w:rsidR="00C14F0E">
        <w:rPr>
          <w:rFonts w:ascii="Helvetica" w:hAnsi="Helvetica"/>
        </w:rPr>
        <w:t xml:space="preserve">n abundances for this analysis. To facilitate comparison with our previous results, </w:t>
      </w:r>
      <w:r w:rsidR="00873DD1">
        <w:rPr>
          <w:rFonts w:ascii="Helvetica" w:hAnsi="Helvetica"/>
        </w:rPr>
        <w:t xml:space="preserve">we used the </w:t>
      </w:r>
      <w:r w:rsidR="00873DD1" w:rsidRPr="00AE7326">
        <w:rPr>
          <w:rFonts w:ascii="Helvetica" w:hAnsi="Helvetica"/>
        </w:rPr>
        <w:t xml:space="preserve">multi-class </w:t>
      </w:r>
      <w:r w:rsidR="00873DD1">
        <w:rPr>
          <w:rFonts w:ascii="Helvetica" w:hAnsi="Helvetica"/>
        </w:rPr>
        <w:t>macro</w:t>
      </w:r>
      <w:r w:rsidR="00C14F0E">
        <w:rPr>
          <w:rFonts w:ascii="Helvetica" w:hAnsi="Helvetica"/>
        </w:rPr>
        <w:t>-</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w:t>
      </w:r>
      <w:r w:rsidR="00C14F0E">
        <w:rPr>
          <w:rFonts w:ascii="Helvetica" w:hAnsi="Helvetica"/>
        </w:rPr>
        <w:t>even for univariate predictions</w:t>
      </w:r>
      <w:r w:rsidR="00873DD1">
        <w:rPr>
          <w:rFonts w:ascii="Helvetica" w:hAnsi="Helvetica"/>
        </w:rPr>
        <w:t xml:space="preserve">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C14F0E">
        <w:rPr>
          <w:rFonts w:ascii="Helvetica" w:hAnsi="Helvetica"/>
        </w:rPr>
        <w:t>s for the individual outcomes (</w:t>
      </w:r>
      <w:r w:rsidR="00873DD1">
        <w:rPr>
          <w:rFonts w:ascii="Helvetica" w:hAnsi="Helvetica"/>
        </w:rPr>
        <w:t>such as the different carbon sources</w:t>
      </w:r>
      <w:r w:rsidR="00C14F0E">
        <w:rPr>
          <w:rFonts w:ascii="Helvetica" w:hAnsi="Helvetica"/>
        </w:rPr>
        <w:t>)</w:t>
      </w:r>
      <w:r w:rsidR="00873DD1">
        <w:rPr>
          <w:rFonts w:ascii="Helvetica" w:hAnsi="Helvetica"/>
        </w:rPr>
        <w:t>.</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51F6C151"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 xml:space="preserve">The ties are counted for all the </w:t>
      </w:r>
      <w:r w:rsidR="00C14F0E">
        <w:rPr>
          <w:rFonts w:ascii="Helvetica" w:hAnsi="Helvetica"/>
        </w:rPr>
        <w:t>“</w:t>
      </w:r>
      <w:r w:rsidR="003E1859">
        <w:rPr>
          <w:rFonts w:ascii="Helvetica" w:hAnsi="Helvetica"/>
        </w:rPr>
        <w:t>winner</w:t>
      </w:r>
      <w:r w:rsidR="00C14F0E">
        <w:rPr>
          <w:rFonts w:ascii="Helvetica" w:hAnsi="Helvetica"/>
        </w:rPr>
        <w:t>”</w:t>
      </w:r>
      <w:r w:rsidR="003E1859">
        <w:rPr>
          <w:rFonts w:ascii="Helvetica" w:hAnsi="Helvetica"/>
        </w:rPr>
        <w:t xml:space="preserve"> models </w:t>
      </w:r>
      <w:proofErr w:type="gramStart"/>
      <w:r w:rsidR="003E1859">
        <w:rPr>
          <w:rFonts w:ascii="Helvetica" w:hAnsi="Helvetica"/>
        </w:rPr>
        <w:t>as a result</w:t>
      </w:r>
      <w:proofErr w:type="gramEnd"/>
      <w:r w:rsidR="003E1859">
        <w:rPr>
          <w:rFonts w:ascii="Helvetica" w:hAnsi="Helvetica"/>
        </w:rPr>
        <w:t xml:space="preserve">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4CB81257"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sidRPr="00B11C78">
        <w:rPr>
          <w:rFonts w:ascii="Helvetica" w:hAnsi="Helvetica"/>
        </w:rPr>
        <w:t xml:space="preserve">, the </w:t>
      </w:r>
      <w:r w:rsidR="00B11C78" w:rsidRPr="00B52EDB">
        <w:rPr>
          <w:rFonts w:ascii="Helvetica" w:hAnsi="Helvetica"/>
        </w:rPr>
        <w:t>‡</w:t>
      </w:r>
      <w:r w:rsidR="00116D14" w:rsidRPr="00B11C78">
        <w:rPr>
          <w:rFonts w:ascii="Helvetica" w:hAnsi="Helvetica"/>
        </w:rPr>
        <w:t xml:space="preserve"> symbol</w:t>
      </w:r>
      <w:r w:rsidR="003C7032" w:rsidRPr="00B11C78">
        <w:rPr>
          <w:rFonts w:ascii="Helvetica" w:hAnsi="Helvetica"/>
        </w:rPr>
        <w:t xml:space="preserve"> in</w:t>
      </w:r>
      <w:r w:rsidR="008269A8" w:rsidRPr="00B11C78">
        <w:rPr>
          <w:rFonts w:ascii="Helvetica" w:hAnsi="Helvetica"/>
        </w:rPr>
        <w:t>dicate</w:t>
      </w:r>
      <w:r w:rsidR="00116D14" w:rsidRPr="00B32C0A">
        <w:rPr>
          <w:rFonts w:ascii="Helvetica" w:hAnsi="Helvetica"/>
        </w:rPr>
        <w:t>s</w:t>
      </w:r>
      <w:r w:rsidR="008269A8" w:rsidRPr="00B32C0A">
        <w:rPr>
          <w:rFonts w:ascii="Helvetica" w:hAnsi="Helvetica"/>
        </w:rPr>
        <w:t xml:space="preserve"> an incorrect prediction, and </w:t>
      </w:r>
      <w:r w:rsidR="00116D14" w:rsidRPr="007C7AF1">
        <w:rPr>
          <w:rFonts w:ascii="Helvetica" w:hAnsi="Helvetica"/>
        </w:rPr>
        <w:t>the</w:t>
      </w:r>
      <w:r w:rsidR="00191985" w:rsidRPr="007C7AF1">
        <w:rPr>
          <w:rFonts w:ascii="Helvetica" w:hAnsi="Helvetica"/>
        </w:rPr>
        <w:t xml:space="preserve"> </w:t>
      </w:r>
      <w:r w:rsidR="008269A8" w:rsidRPr="007C7AF1">
        <w:rPr>
          <w:rFonts w:ascii="Helvetica" w:hAnsi="Helvetica" w:cs="Calibri"/>
        </w:rPr>
        <w:t>†</w:t>
      </w:r>
      <w:r w:rsidR="008269A8" w:rsidRPr="007C7AF1">
        <w:rPr>
          <w:rFonts w:ascii="Helvetica" w:hAnsi="Helvetica" w:cs="Calibri"/>
          <w:vertAlign w:val="superscript"/>
        </w:rPr>
        <w:t xml:space="preserve"> </w:t>
      </w:r>
      <w:r w:rsidR="008269A8" w:rsidRPr="007C7AF1">
        <w:rPr>
          <w:rFonts w:ascii="Helvetica" w:hAnsi="Helvetica"/>
        </w:rPr>
        <w:t>symbol i</w:t>
      </w:r>
      <w:r w:rsidR="003C7032" w:rsidRPr="00653BFE">
        <w:rPr>
          <w:rFonts w:ascii="Helvetica" w:hAnsi="Helvetica"/>
        </w:rPr>
        <w:t>ndicates a prediction</w:t>
      </w:r>
      <w:r w:rsidR="003C7032" w:rsidRPr="00B11C78">
        <w:rPr>
          <w:rFonts w:ascii="Helvetica" w:hAnsi="Helvetica"/>
        </w:rPr>
        <w:t xml:space="preserve"> where the external data falls between two categories in our d</w:t>
      </w:r>
      <w:r w:rsidR="008269A8" w:rsidRPr="00B11C78">
        <w:rPr>
          <w:rFonts w:ascii="Helvetica" w:hAnsi="Helvetica"/>
        </w:rPr>
        <w:t xml:space="preserve">ata (see Methods for details). </w:t>
      </w:r>
      <w:r w:rsidR="003C7032" w:rsidRPr="00B11C78">
        <w:rPr>
          <w:rFonts w:ascii="Helvetica" w:hAnsi="Helvetica"/>
        </w:rPr>
        <w:t>Predictions</w:t>
      </w:r>
      <w:r w:rsidR="003C7032" w:rsidRPr="00116D14">
        <w:rPr>
          <w:rFonts w:ascii="Helvetica" w:hAnsi="Helvetica"/>
        </w:rPr>
        <w:t xml:space="preserve">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3FC3A53A"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0EBE2DDE"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08C2808A"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1A3E4708" w14:textId="5A143FCF" w:rsidR="008269A8" w:rsidRPr="00B11C78" w:rsidRDefault="008269A8">
            <w:pPr>
              <w:rPr>
                <w:rFonts w:ascii="Helvetica" w:hAnsi="Helvetica" w:cs="Calibri"/>
                <w:color w:val="000000"/>
              </w:rPr>
            </w:pPr>
            <w:r w:rsidRPr="00B11C78">
              <w:rPr>
                <w:rFonts w:ascii="Helvetica" w:hAnsi="Helvetica" w:cs="Calibri"/>
                <w:color w:val="000000"/>
              </w:rPr>
              <w:t>Glucose</w:t>
            </w:r>
            <w:r w:rsidR="00B11C78" w:rsidRPr="00B52EDB">
              <w:rPr>
                <w:rFonts w:ascii="Helvetica" w:hAnsi="Helvetica"/>
                <w:vertAlign w:val="superscript"/>
              </w:rPr>
              <w:t>‡</w:t>
            </w:r>
          </w:p>
        </w:tc>
        <w:tc>
          <w:tcPr>
            <w:tcW w:w="1940" w:type="dxa"/>
            <w:tcBorders>
              <w:top w:val="nil"/>
              <w:left w:val="nil"/>
              <w:bottom w:val="nil"/>
              <w:right w:val="nil"/>
            </w:tcBorders>
            <w:shd w:val="clear" w:color="auto" w:fill="auto"/>
            <w:vAlign w:val="center"/>
            <w:hideMark/>
          </w:tcPr>
          <w:p w14:paraId="6237AD1C" w14:textId="77777777" w:rsidR="008269A8" w:rsidRPr="00B32C0A" w:rsidRDefault="008269A8">
            <w:pPr>
              <w:rPr>
                <w:rFonts w:ascii="Helvetica" w:hAnsi="Helvetica" w:cs="Calibri"/>
                <w:color w:val="000000"/>
              </w:rPr>
            </w:pPr>
            <w:r w:rsidRPr="00B32C0A">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Pr="00B11C78" w:rsidRDefault="008269A8">
            <w:pPr>
              <w:rPr>
                <w:rFonts w:ascii="Helvetica" w:hAnsi="Helvetica" w:cs="Calibri"/>
                <w:color w:val="000000"/>
              </w:rPr>
            </w:pPr>
            <w:r w:rsidRPr="00B11C78">
              <w:rPr>
                <w:rFonts w:ascii="Helvetica" w:hAnsi="Helvetica" w:cs="Calibri"/>
                <w:color w:val="000000"/>
              </w:rPr>
              <w:t>base</w:t>
            </w:r>
            <w:r w:rsidRPr="00B11C7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74A7ABD5"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05063F11"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Pr="00653BFE" w:rsidRDefault="008269A8">
            <w:pPr>
              <w:rPr>
                <w:rFonts w:ascii="Helvetica" w:hAnsi="Helvetica" w:cs="Calibri"/>
                <w:color w:val="000000"/>
              </w:rPr>
            </w:pPr>
            <w:r w:rsidRPr="00653BFE">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Pr="00B11C78" w:rsidRDefault="008269A8">
            <w:pPr>
              <w:rPr>
                <w:rFonts w:ascii="Helvetica" w:hAnsi="Helvetica" w:cs="Calibri"/>
                <w:color w:val="000000"/>
              </w:rPr>
            </w:pPr>
            <w:r w:rsidRPr="00B11C78">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Pr="00B11C78" w:rsidRDefault="008269A8">
            <w:pPr>
              <w:rPr>
                <w:rFonts w:ascii="Helvetica" w:hAnsi="Helvetica" w:cs="Calibri"/>
                <w:color w:val="000000"/>
              </w:rPr>
            </w:pPr>
            <w:r w:rsidRPr="00653BFE">
              <w:rPr>
                <w:rFonts w:ascii="Helvetica" w:hAnsi="Helvetica" w:cs="Calibri"/>
                <w:color w:val="000000"/>
              </w:rPr>
              <w:t>Stationary</w:t>
            </w:r>
            <w:r w:rsidRPr="00B11C78">
              <w:rPr>
                <w:rFonts w:ascii="Helvetica" w:hAnsi="Helvetica" w:cs="Calibri"/>
                <w:color w:val="000000"/>
                <w:vertAlign w:val="superscript"/>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proofErr w:type="gramStart"/>
      <w:r>
        <w:rPr>
          <w:rFonts w:ascii="Helvetica" w:hAnsi="Helvetica"/>
        </w:rPr>
        <w:t>Similar to</w:t>
      </w:r>
      <w:proofErr w:type="gramEnd"/>
      <w:r>
        <w:rPr>
          <w:rFonts w:ascii="Helvetica" w:hAnsi="Helvetica"/>
        </w:rPr>
        <w:t xml:space="preserve">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1041F2CE" w:rsidR="008269A8" w:rsidRDefault="008269A8">
            <w:pPr>
              <w:rPr>
                <w:rFonts w:ascii="Helvetica" w:hAnsi="Helvetica" w:cs="Calibri"/>
                <w:color w:val="000000"/>
              </w:rPr>
            </w:pPr>
            <w:r>
              <w:rPr>
                <w:rFonts w:ascii="Helvetica" w:hAnsi="Helvetica" w:cs="Calibri"/>
                <w:color w:val="000000"/>
              </w:rPr>
              <w:t>Gluconate</w:t>
            </w:r>
            <w:r w:rsidR="00B11C78" w:rsidRPr="003773DE">
              <w:rPr>
                <w:vertAlign w:val="superscript"/>
              </w:rPr>
              <w:t>‡</w:t>
            </w:r>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1DA5B5BA" w:rsidR="008269A8" w:rsidRDefault="008269A8">
            <w:pPr>
              <w:rPr>
                <w:rFonts w:ascii="Helvetica" w:hAnsi="Helvetica" w:cs="Calibri"/>
                <w:color w:val="000000"/>
              </w:rPr>
            </w:pPr>
            <w:r>
              <w:rPr>
                <w:rFonts w:ascii="Helvetica" w:hAnsi="Helvetica" w:cs="Calibri"/>
                <w:color w:val="000000"/>
              </w:rPr>
              <w:t>Gluconate</w:t>
            </w:r>
            <w:r w:rsidR="00B11C78" w:rsidRPr="003773DE">
              <w:rPr>
                <w:vertAlign w:val="superscript"/>
              </w:rPr>
              <w:t>‡</w:t>
            </w:r>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6EA703E7" w14:textId="77777777" w:rsidR="006B5880" w:rsidRDefault="006B5880" w:rsidP="006B5880">
      <w:pPr>
        <w:rPr>
          <w:rFonts w:ascii="Helvetica" w:hAnsi="Helvetica"/>
        </w:rPr>
      </w:pPr>
      <w:r>
        <w:rPr>
          <w:rFonts w:ascii="Helvetica" w:hAnsi="Helvetica"/>
          <w:b/>
        </w:rPr>
        <w:t>S1 Table: Feature importance in principal component analysis.</w:t>
      </w:r>
      <w:r>
        <w:rPr>
          <w:rFonts w:ascii="Helvetica" w:hAnsi="Helvetica"/>
        </w:rPr>
        <w:t xml:space="preserve"> Listed are the top 10 genes that contribute the most to the indicated dataset and principal component.</w:t>
      </w:r>
    </w:p>
    <w:p w14:paraId="15C89786" w14:textId="77777777" w:rsidR="006B5880" w:rsidRDefault="006B5880" w:rsidP="00B672D5">
      <w:pPr>
        <w:tabs>
          <w:tab w:val="left" w:pos="7376"/>
        </w:tabs>
        <w:rPr>
          <w:rFonts w:ascii="Helvetica" w:hAnsi="Helvetica"/>
          <w:b/>
        </w:rPr>
      </w:pPr>
    </w:p>
    <w:p w14:paraId="209BF19E" w14:textId="5A9B6042"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 xml:space="preserve">The error count distribution for mRNA (A) and protein (B) confusion matrices. The number of </w:t>
      </w:r>
      <w:proofErr w:type="spellStart"/>
      <w:r w:rsidRPr="00F13248">
        <w:rPr>
          <w:rFonts w:ascii="Helvetica" w:hAnsi="Helvetica"/>
        </w:rPr>
        <w:t>mis</w:t>
      </w:r>
      <w:proofErr w:type="spellEnd"/>
      <w:r w:rsidRPr="00F13248">
        <w:rPr>
          <w:rFonts w:ascii="Helvetica" w:hAnsi="Helvetica"/>
        </w:rPr>
        <w:t xml:space="preserve">-predicted labels (x-axis) indicates how many of the 4 possible condition variables that an individual prediction got wrong. 0 </w:t>
      </w:r>
      <w:proofErr w:type="spellStart"/>
      <w:r w:rsidRPr="00F13248">
        <w:rPr>
          <w:rFonts w:ascii="Helvetica" w:hAnsi="Helvetica"/>
        </w:rPr>
        <w:t>mis</w:t>
      </w:r>
      <w:proofErr w:type="spellEnd"/>
      <w:r w:rsidRPr="00F13248">
        <w:rPr>
          <w:rFonts w:ascii="Helvetica" w:hAnsi="Helvetica"/>
        </w:rPr>
        <w:t xml:space="preserve">-predicted labels (the majority in both cases) means that model predictions were 100% accurate. In both cases (mRNA and protein), when an incorrect prediction was made, it was most frequently due to a single variable being incorrectly predicted (number of </w:t>
      </w:r>
      <w:proofErr w:type="spellStart"/>
      <w:r w:rsidRPr="00F13248">
        <w:rPr>
          <w:rFonts w:ascii="Helvetica" w:hAnsi="Helvetica"/>
        </w:rPr>
        <w:t>mis</w:t>
      </w:r>
      <w:proofErr w:type="spellEnd"/>
      <w:r w:rsidRPr="00F13248">
        <w:rPr>
          <w:rFonts w:ascii="Helvetica" w:hAnsi="Helvetica"/>
        </w:rPr>
        <w:t xml:space="preserve">-predicted labels with a value of 1) as compared to errors predicting more than one variable for a given condition (2 and 3 </w:t>
      </w:r>
      <w:proofErr w:type="spellStart"/>
      <w:r w:rsidRPr="00F13248">
        <w:rPr>
          <w:rFonts w:ascii="Helvetica" w:hAnsi="Helvetica"/>
        </w:rPr>
        <w:t>mis</w:t>
      </w:r>
      <w:proofErr w:type="spellEnd"/>
      <w:r w:rsidRPr="00F13248">
        <w:rPr>
          <w:rFonts w:ascii="Helvetica" w:hAnsi="Helvetica"/>
        </w:rPr>
        <w:t>-predicted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w:t>
      </w:r>
      <w:r w:rsidRPr="00F13248">
        <w:rPr>
          <w:rFonts w:ascii="Helvetica" w:hAnsi="Helvetica"/>
        </w:rPr>
        <w:lastRenderedPageBreak/>
        <w:t xml:space="preserve">independent replicates) with which a given true condition is predicted as a certain predicted condition. Predictions based on mRNA abundances, generated by using subset of mRNA samples which has matching protein pairs. Results are shown for the 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ke, Claus O" w:date="2018-10-10T00:15:00Z" w:initials="WCO">
    <w:p w14:paraId="59EA7AC2" w14:textId="6C289A7F" w:rsidR="00B52EDB" w:rsidRDefault="00B52EDB">
      <w:pPr>
        <w:pStyle w:val="CommentText"/>
      </w:pPr>
      <w:r>
        <w:rPr>
          <w:rStyle w:val="CommentReference"/>
        </w:rPr>
        <w:annotationRef/>
      </w:r>
      <w:r>
        <w:t>Is this reference correct here?</w:t>
      </w:r>
    </w:p>
  </w:comment>
  <w:comment w:id="8" w:author="Wilke, Claus O" w:date="2018-10-10T00:24:00Z" w:initials="WCO">
    <w:p w14:paraId="2036BFC6" w14:textId="790F4507" w:rsidR="00395364" w:rsidRDefault="00395364">
      <w:pPr>
        <w:pStyle w:val="CommentText"/>
      </w:pPr>
      <w:r>
        <w:rPr>
          <w:rStyle w:val="CommentReference"/>
        </w:rPr>
        <w:annotationRef/>
      </w:r>
      <w:r>
        <w:t>Several or two?</w:t>
      </w:r>
    </w:p>
  </w:comment>
  <w:comment w:id="11" w:author="Wilke, Claus O" w:date="2018-10-10T00:20:00Z" w:initials="WCO">
    <w:p w14:paraId="31E26D15" w14:textId="168AF72D" w:rsidR="00B52EDB" w:rsidRDefault="00B52EDB">
      <w:pPr>
        <w:pStyle w:val="CommentText"/>
      </w:pPr>
      <w:r>
        <w:rPr>
          <w:rStyle w:val="CommentReference"/>
        </w:rPr>
        <w:annotationRef/>
      </w:r>
      <w:r>
        <w:t>Unclear what “these” are.</w:t>
      </w:r>
    </w:p>
  </w:comment>
  <w:comment w:id="13" w:author="Wilke, Claus O" w:date="2018-10-10T00:21:00Z" w:initials="WCO">
    <w:p w14:paraId="4C45F08A" w14:textId="23B25630" w:rsidR="00B52EDB" w:rsidRDefault="00B52EDB">
      <w:pPr>
        <w:pStyle w:val="CommentText"/>
      </w:pPr>
      <w:r>
        <w:rPr>
          <w:rStyle w:val="CommentReference"/>
        </w:rPr>
        <w:annotationRef/>
      </w:r>
      <w:r>
        <w:t>“more complicated” has lost its reference point due to the text that was deleted.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EA7AC2" w15:done="0"/>
  <w15:commentEx w15:paraId="2036BFC6" w15:done="0"/>
  <w15:commentEx w15:paraId="31E26D15" w15:done="0"/>
  <w15:commentEx w15:paraId="4C45F0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E0E83" w16cid:durableId="1F573F13"/>
  <w16cid:commentId w16cid:paraId="2BAAD9BB" w16cid:durableId="1F573F14"/>
  <w16cid:commentId w16cid:paraId="41C5E661" w16cid:durableId="1F573F15"/>
  <w16cid:commentId w16cid:paraId="4E72AB3E" w16cid:durableId="1F573F19"/>
  <w16cid:commentId w16cid:paraId="20AEAB44" w16cid:durableId="1F573F1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A02B2" w14:textId="77777777" w:rsidR="00161DA2" w:rsidRDefault="00161DA2" w:rsidP="006D79CC">
      <w:r>
        <w:separator/>
      </w:r>
    </w:p>
  </w:endnote>
  <w:endnote w:type="continuationSeparator" w:id="0">
    <w:p w14:paraId="6FF1FFE1" w14:textId="77777777" w:rsidR="00161DA2" w:rsidRDefault="00161DA2"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02131782"/>
      <w:docPartObj>
        <w:docPartGallery w:val="Page Numbers (Bottom of Page)"/>
        <w:docPartUnique/>
      </w:docPartObj>
    </w:sdtPr>
    <w:sdtContent>
      <w:p w14:paraId="38483759" w14:textId="5FC04E45" w:rsidR="00B52EDB" w:rsidRDefault="00B52EDB"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B52EDB" w:rsidRDefault="00B52E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24614341"/>
      <w:docPartObj>
        <w:docPartGallery w:val="Page Numbers (Bottom of Page)"/>
        <w:docPartUnique/>
      </w:docPartObj>
    </w:sdtPr>
    <w:sdtContent>
      <w:p w14:paraId="6BF341D7" w14:textId="406D4991" w:rsidR="00B52EDB" w:rsidRDefault="00B52EDB"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12CFD">
          <w:rPr>
            <w:rStyle w:val="PageNumber"/>
            <w:noProof/>
          </w:rPr>
          <w:t>4</w:t>
        </w:r>
        <w:r>
          <w:rPr>
            <w:rStyle w:val="PageNumber"/>
          </w:rPr>
          <w:fldChar w:fldCharType="end"/>
        </w:r>
      </w:p>
    </w:sdtContent>
  </w:sdt>
  <w:p w14:paraId="76DBDE7C" w14:textId="77777777" w:rsidR="00B52EDB" w:rsidRDefault="00B52E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29091" w14:textId="77777777" w:rsidR="00161DA2" w:rsidRDefault="00161DA2" w:rsidP="006D79CC">
      <w:r>
        <w:separator/>
      </w:r>
    </w:p>
  </w:footnote>
  <w:footnote w:type="continuationSeparator" w:id="0">
    <w:p w14:paraId="20B4A053" w14:textId="77777777" w:rsidR="00161DA2" w:rsidRDefault="00161DA2" w:rsidP="006D79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ke, Claus O">
    <w15:presenceInfo w15:providerId="None" w15:userId="Wilke, Claus O"/>
  </w15:person>
  <w15:person w15:author="Hockenberry, Adam J">
    <w15:presenceInfo w15:providerId="Windows Live" w15:userId="5f19c907-8937-4b8b-a16f-152094f46f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trackRevisions/>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36"/>
    <w:rsid w:val="00003180"/>
    <w:rsid w:val="00012562"/>
    <w:rsid w:val="00020EB7"/>
    <w:rsid w:val="00022910"/>
    <w:rsid w:val="00047D98"/>
    <w:rsid w:val="000603C9"/>
    <w:rsid w:val="00060B23"/>
    <w:rsid w:val="0009400F"/>
    <w:rsid w:val="00097822"/>
    <w:rsid w:val="000A1585"/>
    <w:rsid w:val="000B4400"/>
    <w:rsid w:val="000E3E2A"/>
    <w:rsid w:val="000F2BE7"/>
    <w:rsid w:val="00101788"/>
    <w:rsid w:val="0010624B"/>
    <w:rsid w:val="001129F0"/>
    <w:rsid w:val="00116D14"/>
    <w:rsid w:val="00131627"/>
    <w:rsid w:val="00135167"/>
    <w:rsid w:val="001370C5"/>
    <w:rsid w:val="00137346"/>
    <w:rsid w:val="001431A8"/>
    <w:rsid w:val="001530A3"/>
    <w:rsid w:val="00153A99"/>
    <w:rsid w:val="0015580B"/>
    <w:rsid w:val="00161DA2"/>
    <w:rsid w:val="00174DDE"/>
    <w:rsid w:val="001811DA"/>
    <w:rsid w:val="0018122E"/>
    <w:rsid w:val="00182AD3"/>
    <w:rsid w:val="00191985"/>
    <w:rsid w:val="00194DFE"/>
    <w:rsid w:val="001A0719"/>
    <w:rsid w:val="001B4711"/>
    <w:rsid w:val="001C0A6D"/>
    <w:rsid w:val="001C554F"/>
    <w:rsid w:val="001E1693"/>
    <w:rsid w:val="001E22CA"/>
    <w:rsid w:val="001E2C2D"/>
    <w:rsid w:val="001F0F40"/>
    <w:rsid w:val="001F162E"/>
    <w:rsid w:val="001F7AC2"/>
    <w:rsid w:val="00200661"/>
    <w:rsid w:val="0020330D"/>
    <w:rsid w:val="002054F1"/>
    <w:rsid w:val="00210427"/>
    <w:rsid w:val="00217A29"/>
    <w:rsid w:val="00220A99"/>
    <w:rsid w:val="00220B54"/>
    <w:rsid w:val="00234058"/>
    <w:rsid w:val="00251A1E"/>
    <w:rsid w:val="0025564D"/>
    <w:rsid w:val="00256254"/>
    <w:rsid w:val="002628B5"/>
    <w:rsid w:val="0027753F"/>
    <w:rsid w:val="00292CD0"/>
    <w:rsid w:val="002A04A2"/>
    <w:rsid w:val="002B602C"/>
    <w:rsid w:val="002C65A0"/>
    <w:rsid w:val="002F1C74"/>
    <w:rsid w:val="00303EA1"/>
    <w:rsid w:val="00310ACE"/>
    <w:rsid w:val="00310D74"/>
    <w:rsid w:val="003349D1"/>
    <w:rsid w:val="0034342D"/>
    <w:rsid w:val="00343FEB"/>
    <w:rsid w:val="00365ED4"/>
    <w:rsid w:val="00372904"/>
    <w:rsid w:val="00385473"/>
    <w:rsid w:val="003856D9"/>
    <w:rsid w:val="003878B6"/>
    <w:rsid w:val="00395364"/>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6677F"/>
    <w:rsid w:val="004861F8"/>
    <w:rsid w:val="004A4D53"/>
    <w:rsid w:val="004B438D"/>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9D1"/>
    <w:rsid w:val="005E3F13"/>
    <w:rsid w:val="005E485E"/>
    <w:rsid w:val="005F70CF"/>
    <w:rsid w:val="00600684"/>
    <w:rsid w:val="00600BE9"/>
    <w:rsid w:val="00633383"/>
    <w:rsid w:val="00651CDE"/>
    <w:rsid w:val="00653BFE"/>
    <w:rsid w:val="00660F37"/>
    <w:rsid w:val="006616D3"/>
    <w:rsid w:val="006A46D6"/>
    <w:rsid w:val="006A7DA3"/>
    <w:rsid w:val="006B2B6E"/>
    <w:rsid w:val="006B4EC3"/>
    <w:rsid w:val="006B5880"/>
    <w:rsid w:val="006C20DD"/>
    <w:rsid w:val="006D50E5"/>
    <w:rsid w:val="006D6126"/>
    <w:rsid w:val="006D79CC"/>
    <w:rsid w:val="006E16DA"/>
    <w:rsid w:val="006F2CC4"/>
    <w:rsid w:val="006F6BB4"/>
    <w:rsid w:val="0070598E"/>
    <w:rsid w:val="00710103"/>
    <w:rsid w:val="00713369"/>
    <w:rsid w:val="007134EF"/>
    <w:rsid w:val="00732019"/>
    <w:rsid w:val="007340FE"/>
    <w:rsid w:val="00744EB8"/>
    <w:rsid w:val="007509BF"/>
    <w:rsid w:val="00761559"/>
    <w:rsid w:val="00785E0B"/>
    <w:rsid w:val="0079120E"/>
    <w:rsid w:val="00791E2E"/>
    <w:rsid w:val="007935DE"/>
    <w:rsid w:val="00794D46"/>
    <w:rsid w:val="007A1AA9"/>
    <w:rsid w:val="007A4580"/>
    <w:rsid w:val="007C4E25"/>
    <w:rsid w:val="007C7AF1"/>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3A54"/>
    <w:rsid w:val="00895E7B"/>
    <w:rsid w:val="008A3C30"/>
    <w:rsid w:val="008B045E"/>
    <w:rsid w:val="008B2C27"/>
    <w:rsid w:val="008C1128"/>
    <w:rsid w:val="008C1C65"/>
    <w:rsid w:val="008C379F"/>
    <w:rsid w:val="008D0690"/>
    <w:rsid w:val="008D23DD"/>
    <w:rsid w:val="008D4ACC"/>
    <w:rsid w:val="008E07EA"/>
    <w:rsid w:val="008E26B5"/>
    <w:rsid w:val="008E3FD7"/>
    <w:rsid w:val="00906D8D"/>
    <w:rsid w:val="00913945"/>
    <w:rsid w:val="0092692A"/>
    <w:rsid w:val="00937AED"/>
    <w:rsid w:val="009456B2"/>
    <w:rsid w:val="009552CB"/>
    <w:rsid w:val="0096473D"/>
    <w:rsid w:val="00967541"/>
    <w:rsid w:val="009722B0"/>
    <w:rsid w:val="009749B0"/>
    <w:rsid w:val="00976880"/>
    <w:rsid w:val="0098219A"/>
    <w:rsid w:val="00993408"/>
    <w:rsid w:val="009A2190"/>
    <w:rsid w:val="009C42E1"/>
    <w:rsid w:val="009D1C2F"/>
    <w:rsid w:val="009D3622"/>
    <w:rsid w:val="009E284A"/>
    <w:rsid w:val="009F6163"/>
    <w:rsid w:val="009F6442"/>
    <w:rsid w:val="00A0734D"/>
    <w:rsid w:val="00A55716"/>
    <w:rsid w:val="00A5685E"/>
    <w:rsid w:val="00A6455F"/>
    <w:rsid w:val="00A767EB"/>
    <w:rsid w:val="00A776A4"/>
    <w:rsid w:val="00A8642F"/>
    <w:rsid w:val="00AB177D"/>
    <w:rsid w:val="00AB783D"/>
    <w:rsid w:val="00AC52DB"/>
    <w:rsid w:val="00AD7884"/>
    <w:rsid w:val="00AE3702"/>
    <w:rsid w:val="00AE7326"/>
    <w:rsid w:val="00AF6F6C"/>
    <w:rsid w:val="00AF7E55"/>
    <w:rsid w:val="00B11992"/>
    <w:rsid w:val="00B11C78"/>
    <w:rsid w:val="00B14C63"/>
    <w:rsid w:val="00B17E31"/>
    <w:rsid w:val="00B21044"/>
    <w:rsid w:val="00B2589C"/>
    <w:rsid w:val="00B32C0A"/>
    <w:rsid w:val="00B452E9"/>
    <w:rsid w:val="00B4675C"/>
    <w:rsid w:val="00B47040"/>
    <w:rsid w:val="00B52EDB"/>
    <w:rsid w:val="00B61770"/>
    <w:rsid w:val="00B61EC0"/>
    <w:rsid w:val="00B64022"/>
    <w:rsid w:val="00B655ED"/>
    <w:rsid w:val="00B672D5"/>
    <w:rsid w:val="00B932B2"/>
    <w:rsid w:val="00B95B1B"/>
    <w:rsid w:val="00B97054"/>
    <w:rsid w:val="00BA27AE"/>
    <w:rsid w:val="00BC6722"/>
    <w:rsid w:val="00BC6877"/>
    <w:rsid w:val="00BD302E"/>
    <w:rsid w:val="00BD409A"/>
    <w:rsid w:val="00BD417F"/>
    <w:rsid w:val="00BD6C1D"/>
    <w:rsid w:val="00BD6FB5"/>
    <w:rsid w:val="00BE1960"/>
    <w:rsid w:val="00BF4404"/>
    <w:rsid w:val="00C06F5F"/>
    <w:rsid w:val="00C14F0E"/>
    <w:rsid w:val="00C16C01"/>
    <w:rsid w:val="00C23F64"/>
    <w:rsid w:val="00C241C6"/>
    <w:rsid w:val="00C37314"/>
    <w:rsid w:val="00C570FB"/>
    <w:rsid w:val="00C856FA"/>
    <w:rsid w:val="00C86625"/>
    <w:rsid w:val="00C9442A"/>
    <w:rsid w:val="00CA44DD"/>
    <w:rsid w:val="00CB0340"/>
    <w:rsid w:val="00CB0D1A"/>
    <w:rsid w:val="00CB5E4B"/>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0D30"/>
    <w:rsid w:val="00DE1435"/>
    <w:rsid w:val="00DE2E95"/>
    <w:rsid w:val="00E07E7F"/>
    <w:rsid w:val="00E12CFD"/>
    <w:rsid w:val="00E3326B"/>
    <w:rsid w:val="00E3776A"/>
    <w:rsid w:val="00E412AE"/>
    <w:rsid w:val="00E43865"/>
    <w:rsid w:val="00E43A9A"/>
    <w:rsid w:val="00E465D6"/>
    <w:rsid w:val="00E50A7A"/>
    <w:rsid w:val="00E64823"/>
    <w:rsid w:val="00E67B05"/>
    <w:rsid w:val="00E67C82"/>
    <w:rsid w:val="00E966B1"/>
    <w:rsid w:val="00E97DC2"/>
    <w:rsid w:val="00EA25AA"/>
    <w:rsid w:val="00EB3CEC"/>
    <w:rsid w:val="00EC5B8D"/>
    <w:rsid w:val="00ED2D6E"/>
    <w:rsid w:val="00EE20D1"/>
    <w:rsid w:val="00EE3C47"/>
    <w:rsid w:val="00EF511E"/>
    <w:rsid w:val="00EF53FC"/>
    <w:rsid w:val="00EF7922"/>
    <w:rsid w:val="00F0022E"/>
    <w:rsid w:val="00F11978"/>
    <w:rsid w:val="00F13248"/>
    <w:rsid w:val="00F169CD"/>
    <w:rsid w:val="00F205D7"/>
    <w:rsid w:val="00F338A8"/>
    <w:rsid w:val="00F351F8"/>
    <w:rsid w:val="00F35FBA"/>
    <w:rsid w:val="00F439BC"/>
    <w:rsid w:val="00F44206"/>
    <w:rsid w:val="00F4446E"/>
    <w:rsid w:val="00F47838"/>
    <w:rsid w:val="00F5241B"/>
    <w:rsid w:val="00F5351E"/>
    <w:rsid w:val="00F54D8B"/>
    <w:rsid w:val="00F57421"/>
    <w:rsid w:val="00F74437"/>
    <w:rsid w:val="00F9257F"/>
    <w:rsid w:val="00F93685"/>
    <w:rsid w:val="00FA1F02"/>
    <w:rsid w:val="00FA541D"/>
    <w:rsid w:val="00FC2FDD"/>
    <w:rsid w:val="00FD2791"/>
    <w:rsid w:val="00FD7160"/>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511719514">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772161656">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24" Type="http://schemas.microsoft.com/office/2016/09/relationships/commentsIds" Target="commentsIds.xml"/><Relationship Id="rId10" Type="http://schemas.microsoft.com/office/2011/relationships/commentsExtended" Target="commentsExtended.xml"/><Relationship Id="rId11" Type="http://schemas.openxmlformats.org/officeDocument/2006/relationships/hyperlink" Target="https://github.com/umutcaglar/ecoli_multiple_growth_condition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wilke@austin.utex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BD08A-EFF8-B541-A721-D52E2ACB1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37</Pages>
  <Words>38735</Words>
  <Characters>220792</Characters>
  <Application>Microsoft Macintosh Word</Application>
  <DocSecurity>0</DocSecurity>
  <Lines>1839</Lines>
  <Paragraphs>518</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259009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Wilke, Claus O</cp:lastModifiedBy>
  <cp:revision>43</cp:revision>
  <dcterms:created xsi:type="dcterms:W3CDTF">2018-09-06T21:09:00Z</dcterms:created>
  <dcterms:modified xsi:type="dcterms:W3CDTF">2018-10-10T05:27:00Z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id="LYPrkEGO"/&gt;&lt;style id="http://www.zotero.org/styles/plos-one" hasBibliography="1" bibliographyStyleHasBeenSet="1"/&gt;&lt;prefs&gt;&lt;pref name="fieldType" value="Field"/&gt;&lt;pref name="automaticJournalAbbrev</vt:lpwstr>
  </property>
  <property fmtid="{D5CDD505-2E9C-101B-9397-08002B2CF9AE}" pid="3" name="ZOTERO_PREF_2">
    <vt:lpwstr>iations" value="true"/&gt;&lt;pref name="delayCitationUpdates" value="true"/&gt;&lt;pref name="dontAskDelayCitationUpdates" value="true"/&gt;&lt;/prefs&gt;&lt;/data&gt;</vt:lpwstr>
  </property>
</Properties>
</file>